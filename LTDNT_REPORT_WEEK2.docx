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8306" w14:textId="77777777" w:rsidR="0059012B" w:rsidRPr="00F95F11" w:rsidRDefault="0059012B" w:rsidP="0059012B">
      <w:pPr>
        <w:jc w:val="center"/>
        <w:rPr>
          <w:rFonts w:ascii="Times New Roman" w:eastAsia="Time" w:hAnsi="Times New Roman" w:cs="Times New Roman"/>
          <w:b/>
          <w:sz w:val="26"/>
          <w:szCs w:val="26"/>
        </w:rPr>
      </w:pPr>
      <w:r w:rsidRPr="00F95F11">
        <w:rPr>
          <w:rFonts w:ascii="Times New Roman" w:eastAsia="Time" w:hAnsi="Times New Roman" w:cs="Times New Roman"/>
          <w:b/>
          <w:lang w:val="en-US"/>
        </w:rPr>
        <w:t>TRƯỜNG ĐẠI HỌC BÁCH KHOA</w:t>
      </w:r>
    </w:p>
    <w:p w14:paraId="087D6722" w14:textId="77777777" w:rsidR="0059012B" w:rsidRPr="00F95F11" w:rsidRDefault="0059012B" w:rsidP="0059012B">
      <w:pPr>
        <w:jc w:val="center"/>
        <w:rPr>
          <w:rFonts w:ascii="Times New Roman" w:eastAsia="Time" w:hAnsi="Times New Roman" w:cs="Times New Roman"/>
          <w:b/>
          <w:sz w:val="26"/>
          <w:szCs w:val="26"/>
        </w:rPr>
      </w:pPr>
      <w:r w:rsidRPr="00F95F11">
        <w:rPr>
          <w:rFonts w:ascii="Times New Roman" w:eastAsia="Time" w:hAnsi="Times New Roman" w:cs="Times New Roman"/>
          <w:b/>
          <w:lang w:val="en-US"/>
        </w:rPr>
        <w:t>KHOA ĐIỆN TỬ VIỄN THÔNG</w:t>
      </w:r>
    </w:p>
    <w:p w14:paraId="4DEA30AF" w14:textId="77777777" w:rsidR="0059012B" w:rsidRPr="000C6237" w:rsidRDefault="0059012B" w:rsidP="0059012B">
      <w:pPr>
        <w:jc w:val="center"/>
        <w:rPr>
          <w:rFonts w:ascii="Times New Roman" w:eastAsia="Time" w:hAnsi="Times New Roman" w:cs="Times New Roman"/>
          <w:sz w:val="26"/>
          <w:szCs w:val="26"/>
        </w:rPr>
      </w:pPr>
    </w:p>
    <w:p w14:paraId="2C5A7F4B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26D2324B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68E03D1D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7D956184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66CAF8F1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13BD1649" w14:textId="77777777" w:rsidR="0059012B" w:rsidRPr="00547103" w:rsidRDefault="0059012B" w:rsidP="0059012B">
      <w:pPr>
        <w:rPr>
          <w:rFonts w:ascii="Times New Roman" w:eastAsia="Time" w:hAnsi="Times New Roman" w:cs="Times New Roman"/>
          <w:b/>
          <w:sz w:val="40"/>
          <w:szCs w:val="40"/>
          <w:lang w:val="en-US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580CB51A" w14:textId="77777777" w:rsidR="0059012B" w:rsidRPr="00547103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  <w:lang w:val="en-US"/>
        </w:rPr>
      </w:pPr>
      <w:r w:rsidRPr="00547103">
        <w:rPr>
          <w:rFonts w:ascii="Times New Roman" w:eastAsia="Time" w:hAnsi="Times New Roman" w:cs="Times New Roman"/>
          <w:b/>
          <w:sz w:val="40"/>
          <w:szCs w:val="40"/>
          <w:lang w:val="en-US"/>
        </w:rPr>
        <w:t>BÁO CÁO</w:t>
      </w:r>
    </w:p>
    <w:p w14:paraId="7A8C8454" w14:textId="77777777" w:rsidR="0059012B" w:rsidRPr="00400E46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</w:rPr>
      </w:pPr>
      <w:r w:rsidRPr="00547103">
        <w:rPr>
          <w:rFonts w:ascii="Times New Roman" w:eastAsia="Time" w:hAnsi="Times New Roman" w:cs="Times New Roman"/>
          <w:b/>
          <w:sz w:val="40"/>
          <w:szCs w:val="40"/>
          <w:lang w:val="en-US"/>
        </w:rPr>
        <w:t>LẬP TRÌNH ĐA NỀN TẢNG</w:t>
      </w:r>
    </w:p>
    <w:p w14:paraId="7BBD7B34" w14:textId="77777777" w:rsidR="0059012B" w:rsidRPr="00547103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  <w:lang w:val="en-US"/>
        </w:rPr>
      </w:pPr>
    </w:p>
    <w:p w14:paraId="5968B00D" w14:textId="0102D13C" w:rsidR="0059012B" w:rsidRPr="00547103" w:rsidRDefault="000F05B5" w:rsidP="000F05B5">
      <w:pPr>
        <w:jc w:val="center"/>
        <w:rPr>
          <w:rFonts w:ascii="Times New Roman" w:eastAsia="Time" w:hAnsi="Times New Roman" w:cs="Times New Roman"/>
          <w:b/>
          <w:sz w:val="40"/>
          <w:szCs w:val="40"/>
        </w:rPr>
      </w:pPr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RESTFUL API </w:t>
      </w:r>
      <w:proofErr w:type="spellStart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>trong</w:t>
      </w:r>
      <w:proofErr w:type="spellEnd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Flutter </w:t>
      </w:r>
      <w:proofErr w:type="spellStart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>với</w:t>
      </w:r>
      <w:proofErr w:type="spellEnd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HTTP </w:t>
      </w:r>
      <w:proofErr w:type="spellStart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>và</w:t>
      </w:r>
      <w:proofErr w:type="spellEnd"/>
      <w:r w:rsidRPr="000F05B5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Dio</w:t>
      </w:r>
    </w:p>
    <w:p w14:paraId="2036B718" w14:textId="77777777" w:rsidR="0059012B" w:rsidRPr="00547103" w:rsidRDefault="0059012B" w:rsidP="0059012B">
      <w:pPr>
        <w:rPr>
          <w:rFonts w:ascii="Times New Roman" w:eastAsia="Time" w:hAnsi="Times New Roman" w:cs="Times New Roman"/>
          <w:sz w:val="18"/>
          <w:szCs w:val="18"/>
          <w:lang w:val="en-US"/>
        </w:rPr>
      </w:pPr>
    </w:p>
    <w:p w14:paraId="6E1ADB6C" w14:textId="77777777" w:rsidR="0059012B" w:rsidRPr="000C6237" w:rsidRDefault="0059012B" w:rsidP="0059012B">
      <w:pPr>
        <w:rPr>
          <w:rFonts w:ascii="Times New Roman" w:eastAsia="Time" w:hAnsi="Times New Roman" w:cs="Times New Roman"/>
          <w:sz w:val="18"/>
          <w:szCs w:val="18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1760B7EC" w14:textId="77777777" w:rsidR="0059012B" w:rsidRPr="00547103" w:rsidRDefault="0059012B" w:rsidP="0059012B">
      <w:pPr>
        <w:ind w:left="2268"/>
        <w:rPr>
          <w:rFonts w:ascii="Times New Roman" w:eastAsia="Time" w:hAnsi="Times New Roman" w:cs="Times New Roman"/>
          <w:b/>
          <w:sz w:val="26"/>
          <w:szCs w:val="26"/>
        </w:rPr>
      </w:pPr>
      <w:r w:rsidRPr="00547103">
        <w:rPr>
          <w:rFonts w:ascii="Times New Roman" w:eastAsia="Time" w:hAnsi="Times New Roman" w:cs="Times New Roman"/>
          <w:b/>
          <w:lang w:val="en-US"/>
        </w:rPr>
        <w:t>Sinh 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viên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> 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thực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> 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hiện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>:</w:t>
      </w:r>
    </w:p>
    <w:p w14:paraId="747C8B9C" w14:textId="77777777" w:rsidR="0059012B" w:rsidRPr="00547103" w:rsidRDefault="0059012B" w:rsidP="0059012B">
      <w:pPr>
        <w:ind w:left="2268"/>
        <w:rPr>
          <w:rFonts w:ascii="Times New Roman" w:eastAsia="Time" w:hAnsi="Times New Roman" w:cs="Times New Roman"/>
          <w:b/>
          <w:sz w:val="26"/>
          <w:szCs w:val="26"/>
          <w:lang w:val="en-US"/>
        </w:rPr>
      </w:pPr>
      <w:r w:rsidRPr="00547103">
        <w:rPr>
          <w:rFonts w:ascii="Times New Roman" w:eastAsia="Time" w:hAnsi="Times New Roman" w:cs="Times New Roman"/>
          <w:b/>
          <w:lang w:val="en-US"/>
        </w:rPr>
        <w:t>01. Trần Duy Nguyên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47103">
        <w:rPr>
          <w:rFonts w:ascii="Times New Roman" w:eastAsia="Time" w:hAnsi="Times New Roman" w:cs="Times New Roman"/>
          <w:b/>
          <w:lang w:val="en-US"/>
        </w:rPr>
        <w:t>Lớp: 22KTMT2</w:t>
      </w:r>
      <w:r w:rsidRPr="00547103">
        <w:rPr>
          <w:rFonts w:ascii="Times New Roman" w:eastAsia="Time" w:hAnsi="Times New Roman" w:cs="Times New Roman"/>
          <w:b/>
        </w:rPr>
        <w:t> </w:t>
      </w:r>
      <w:r w:rsidRPr="00547103">
        <w:rPr>
          <w:rFonts w:ascii="Times New Roman" w:eastAsia="Time" w:hAnsi="Times New Roman" w:cs="Times New Roman"/>
          <w:b/>
          <w:lang w:val="en-US"/>
        </w:rPr>
        <w:t xml:space="preserve">  MSSV:  </w:t>
      </w:r>
      <w:r w:rsidRPr="00547103">
        <w:rPr>
          <w:rFonts w:ascii="Times New Roman" w:eastAsia="Time" w:hAnsi="Times New Roman" w:cs="Times New Roman"/>
          <w:b/>
        </w:rPr>
        <w:t> </w:t>
      </w:r>
      <w:r w:rsidRPr="00547103">
        <w:rPr>
          <w:rFonts w:ascii="Times New Roman" w:eastAsia="Time" w:hAnsi="Times New Roman" w:cs="Times New Roman"/>
          <w:b/>
          <w:lang w:val="en-US"/>
        </w:rPr>
        <w:t>106220264</w:t>
      </w:r>
    </w:p>
    <w:p w14:paraId="6904C652" w14:textId="77777777" w:rsidR="0059012B" w:rsidRDefault="0059012B" w:rsidP="0059012B">
      <w:pPr>
        <w:ind w:left="2268"/>
        <w:rPr>
          <w:rFonts w:ascii="Times New Roman" w:eastAsia="Time" w:hAnsi="Times New Roman" w:cs="Times New Roman"/>
          <w:b/>
          <w:lang w:val="en-US"/>
        </w:rPr>
      </w:pPr>
      <w:r w:rsidRPr="00547103">
        <w:rPr>
          <w:rFonts w:ascii="Times New Roman" w:eastAsia="Time" w:hAnsi="Times New Roman" w:cs="Times New Roman"/>
          <w:b/>
          <w:lang w:val="en-US"/>
        </w:rPr>
        <w:t>02. Trần Viết Thắng</w:t>
      </w:r>
      <w:r w:rsidRPr="00547103">
        <w:rPr>
          <w:rFonts w:ascii="Times New Roman" w:eastAsia="Time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547103">
        <w:rPr>
          <w:rFonts w:ascii="Times New Roman" w:eastAsia="Time" w:hAnsi="Times New Roman" w:cs="Times New Roman"/>
          <w:b/>
          <w:lang w:val="en-US"/>
        </w:rPr>
        <w:t>Lớp: 22KTMT1</w:t>
      </w:r>
      <w:r w:rsidRPr="00547103">
        <w:rPr>
          <w:rFonts w:ascii="Times New Roman" w:eastAsia="Time" w:hAnsi="Times New Roman" w:cs="Times New Roman"/>
          <w:b/>
        </w:rPr>
        <w:t> </w:t>
      </w:r>
      <w:r w:rsidRPr="00547103">
        <w:rPr>
          <w:rFonts w:ascii="Times New Roman" w:eastAsia="Time" w:hAnsi="Times New Roman" w:cs="Times New Roman"/>
          <w:b/>
          <w:lang w:val="en-US"/>
        </w:rPr>
        <w:t xml:space="preserve">  MSSV:  </w:t>
      </w:r>
      <w:r w:rsidRPr="00547103">
        <w:rPr>
          <w:rFonts w:ascii="Times New Roman" w:eastAsia="Time" w:hAnsi="Times New Roman" w:cs="Times New Roman"/>
          <w:b/>
        </w:rPr>
        <w:t> </w:t>
      </w:r>
      <w:r w:rsidRPr="00547103">
        <w:rPr>
          <w:rFonts w:ascii="Times New Roman" w:eastAsia="Time" w:hAnsi="Times New Roman" w:cs="Times New Roman"/>
          <w:b/>
          <w:lang w:val="en-US"/>
        </w:rPr>
        <w:t>106220234</w:t>
      </w:r>
    </w:p>
    <w:p w14:paraId="7739324B" w14:textId="77777777" w:rsidR="0059012B" w:rsidRPr="00547103" w:rsidRDefault="0059012B" w:rsidP="0059012B">
      <w:pPr>
        <w:ind w:left="2268"/>
        <w:rPr>
          <w:rFonts w:ascii="Times New Roman" w:eastAsia="Time" w:hAnsi="Times New Roman" w:cs="Times New Roman"/>
          <w:b/>
          <w:bCs/>
          <w:sz w:val="26"/>
          <w:szCs w:val="26"/>
          <w:lang w:val="en-US"/>
        </w:rPr>
      </w:pPr>
    </w:p>
    <w:p w14:paraId="684B66C6" w14:textId="77777777" w:rsidR="0059012B" w:rsidRPr="000C6237" w:rsidRDefault="0059012B" w:rsidP="0059012B">
      <w:pPr>
        <w:ind w:left="2268"/>
        <w:rPr>
          <w:rFonts w:ascii="Times New Roman" w:eastAsia="Time" w:hAnsi="Times New Roman" w:cs="Times New Roman"/>
          <w:b/>
          <w:sz w:val="26"/>
          <w:szCs w:val="26"/>
          <w:lang w:val="en-US"/>
        </w:rPr>
      </w:pP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Người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 xml:space="preserve"> 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hướng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 xml:space="preserve"> 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dẫn</w:t>
      </w:r>
      <w:proofErr w:type="spellEnd"/>
      <w:r w:rsidRPr="00547103">
        <w:rPr>
          <w:rFonts w:ascii="Times New Roman" w:eastAsia="Time" w:hAnsi="Times New Roman" w:cs="Times New Roman"/>
          <w:b/>
          <w:lang w:val="en-US"/>
        </w:rPr>
        <w:t>:</w:t>
      </w:r>
    </w:p>
    <w:p w14:paraId="2FB299C4" w14:textId="77777777" w:rsidR="0059012B" w:rsidRPr="000C6237" w:rsidRDefault="0059012B" w:rsidP="0059012B">
      <w:pPr>
        <w:ind w:left="2268"/>
        <w:rPr>
          <w:rFonts w:ascii="Times New Roman" w:eastAsia="Time" w:hAnsi="Times New Roman" w:cs="Times New Roman"/>
          <w:b/>
          <w:sz w:val="26"/>
          <w:szCs w:val="26"/>
          <w:lang w:val="en-US"/>
        </w:rPr>
      </w:pPr>
      <w:r w:rsidRPr="00547103">
        <w:rPr>
          <w:rFonts w:ascii="Times New Roman" w:eastAsia="Time" w:hAnsi="Times New Roman" w:cs="Times New Roman"/>
          <w:b/>
          <w:lang w:val="en-US"/>
        </w:rPr>
        <w:t xml:space="preserve">TS. Nguyễn Duy Nhật </w:t>
      </w:r>
      <w:proofErr w:type="spellStart"/>
      <w:r w:rsidRPr="00547103">
        <w:rPr>
          <w:rFonts w:ascii="Times New Roman" w:eastAsia="Time" w:hAnsi="Times New Roman" w:cs="Times New Roman"/>
          <w:b/>
          <w:lang w:val="en-US"/>
        </w:rPr>
        <w:t>Viễn</w:t>
      </w:r>
      <w:proofErr w:type="spellEnd"/>
    </w:p>
    <w:p w14:paraId="71C1B3E4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2F1F1ACE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575416BE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4FF962EB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2D54C0CA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 </w:t>
      </w:r>
    </w:p>
    <w:p w14:paraId="2774E30C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4A36F8C8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39F2FE0D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3A091A0E" w14:textId="77777777" w:rsidR="0059012B" w:rsidRPr="000C6237" w:rsidRDefault="0059012B" w:rsidP="0059012B">
      <w:pPr>
        <w:rPr>
          <w:rFonts w:ascii="Times New Roman" w:eastAsia="Time" w:hAnsi="Times New Roman" w:cs="Times New Roman"/>
        </w:rPr>
      </w:pPr>
    </w:p>
    <w:p w14:paraId="0A39630E" w14:textId="77777777" w:rsidR="0059012B" w:rsidRPr="000C6237" w:rsidRDefault="0059012B" w:rsidP="0059012B">
      <w:pPr>
        <w:rPr>
          <w:rFonts w:ascii="Times New Roman" w:eastAsia="Time" w:hAnsi="Times New Roman" w:cs="Times New Roman"/>
          <w:sz w:val="26"/>
          <w:szCs w:val="26"/>
          <w:lang w:val="en-US"/>
        </w:rPr>
      </w:pPr>
      <w:r w:rsidRPr="000C6237">
        <w:rPr>
          <w:rFonts w:ascii="Times New Roman" w:eastAsia="Time" w:hAnsi="Times New Roman" w:cs="Times New Roman"/>
        </w:rPr>
        <w:t> </w:t>
      </w:r>
    </w:p>
    <w:p w14:paraId="5699CD00" w14:textId="77777777" w:rsidR="0059012B" w:rsidRPr="000C6237" w:rsidRDefault="0059012B" w:rsidP="0059012B">
      <w:pPr>
        <w:rPr>
          <w:rFonts w:ascii="Times New Roman" w:eastAsia="Time" w:hAnsi="Times New Roman" w:cs="Times New Roman"/>
          <w:lang w:val="en-US"/>
        </w:rPr>
      </w:pPr>
    </w:p>
    <w:p w14:paraId="655A6CB0" w14:textId="77777777" w:rsidR="0059012B" w:rsidRPr="000C6237" w:rsidRDefault="0059012B" w:rsidP="0059012B">
      <w:pPr>
        <w:rPr>
          <w:rFonts w:ascii="Times New Roman" w:eastAsia="Time" w:hAnsi="Times New Roman" w:cs="Times New Roman"/>
          <w:lang w:val="en-US"/>
        </w:rPr>
      </w:pPr>
    </w:p>
    <w:p w14:paraId="59088729" w14:textId="77777777" w:rsidR="0059012B" w:rsidRPr="00AD2E0A" w:rsidRDefault="0059012B" w:rsidP="0059012B">
      <w:pPr>
        <w:jc w:val="center"/>
        <w:rPr>
          <w:rFonts w:ascii="Times New Roman" w:eastAsia="Time" w:hAnsi="Times New Roman" w:cs="Times New Roman"/>
          <w:b/>
          <w:lang w:val="en-US"/>
        </w:rPr>
      </w:pPr>
    </w:p>
    <w:p w14:paraId="373606F6" w14:textId="77777777" w:rsidR="0059012B" w:rsidRDefault="0059012B" w:rsidP="0059012B">
      <w:pPr>
        <w:jc w:val="center"/>
        <w:rPr>
          <w:rFonts w:ascii="Times New Roman" w:eastAsia="Time" w:hAnsi="Times New Roman" w:cs="Times New Roman"/>
        </w:rPr>
      </w:pPr>
      <w:proofErr w:type="spellStart"/>
      <w:r w:rsidRPr="00AD2E0A">
        <w:rPr>
          <w:rFonts w:ascii="Times New Roman" w:eastAsia="Time" w:hAnsi="Times New Roman" w:cs="Times New Roman"/>
          <w:b/>
          <w:lang w:val="en-US"/>
        </w:rPr>
        <w:t>Đà</w:t>
      </w:r>
      <w:proofErr w:type="spellEnd"/>
      <w:r w:rsidRPr="00AD2E0A">
        <w:rPr>
          <w:rFonts w:ascii="Times New Roman" w:eastAsia="Time" w:hAnsi="Times New Roman" w:cs="Times New Roman"/>
          <w:b/>
          <w:lang w:val="en-US"/>
        </w:rPr>
        <w:t> Nẵng, 2025.</w:t>
      </w:r>
      <w:r w:rsidRPr="000C6237">
        <w:rPr>
          <w:rFonts w:ascii="Times New Roman" w:eastAsia="Time" w:hAnsi="Times New Roman" w:cs="Times New Roman"/>
        </w:rPr>
        <w:t> </w:t>
      </w:r>
    </w:p>
    <w:p w14:paraId="2EB5E7C1" w14:textId="77777777" w:rsidR="0059012B" w:rsidRPr="004B7337" w:rsidRDefault="0059012B" w:rsidP="0059012B">
      <w:pPr>
        <w:rPr>
          <w:rFonts w:ascii="Times New Roman" w:eastAsia="Time" w:hAnsi="Times New Roman" w:cs="Times New Roman"/>
          <w:lang w:val="en-US"/>
        </w:rPr>
        <w:sectPr w:rsidR="0059012B" w:rsidRPr="004B7337" w:rsidSect="0059012B">
          <w:footerReference w:type="default" r:id="rId11"/>
          <w:footerReference w:type="first" r:id="rId12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388AF88" w14:textId="77777777" w:rsidR="0059012B" w:rsidRPr="004B7337" w:rsidRDefault="0059012B" w:rsidP="0059012B">
      <w:pPr>
        <w:rPr>
          <w:rFonts w:ascii="Time" w:eastAsia="Time" w:hAnsi="Time" w:cs="Time"/>
          <w:sz w:val="18"/>
          <w:szCs w:val="18"/>
        </w:rPr>
      </w:pPr>
      <w:r w:rsidRPr="007D71CE">
        <w:rPr>
          <w:rFonts w:ascii="Time" w:eastAsia="Time" w:hAnsi="Time" w:cs="Time"/>
          <w:b/>
          <w:lang w:val="en-US"/>
        </w:rPr>
        <w:lastRenderedPageBreak/>
        <w:t xml:space="preserve">THUYẾT MINH </w:t>
      </w:r>
    </w:p>
    <w:p w14:paraId="7DC2B4C4" w14:textId="77777777" w:rsidR="0059012B" w:rsidRDefault="0059012B" w:rsidP="0059012B">
      <w:pPr>
        <w:rPr>
          <w:rFonts w:ascii="Time" w:eastAsia="Time" w:hAnsi="Time" w:cs="Time"/>
          <w:lang w:val="en-US"/>
        </w:rPr>
        <w:sectPr w:rsidR="0059012B" w:rsidSect="0059012B"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9DC488" w14:textId="77777777" w:rsidR="0059012B" w:rsidRDefault="0059012B" w:rsidP="0059012B">
      <w:pPr>
        <w:rPr>
          <w:rFonts w:ascii="Time" w:eastAsia="Time" w:hAnsi="Time" w:cs="Time"/>
          <w:lang w:val="en-US"/>
        </w:rPr>
      </w:pPr>
    </w:p>
    <w:p w14:paraId="0C895CAB" w14:textId="77777777" w:rsidR="0059012B" w:rsidRPr="0044165D" w:rsidRDefault="0059012B" w:rsidP="0059012B">
      <w:pPr>
        <w:rPr>
          <w:rFonts w:ascii="Time" w:eastAsia="Time" w:hAnsi="Time" w:cs="Time"/>
          <w:sz w:val="40"/>
          <w:szCs w:val="40"/>
          <w:lang w:val="en-US"/>
        </w:rPr>
      </w:pPr>
    </w:p>
    <w:p w14:paraId="0CB4B5A3" w14:textId="77777777" w:rsidR="0059012B" w:rsidRPr="0044165D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</w:rPr>
      </w:pPr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>BÁO CÁO</w:t>
      </w:r>
    </w:p>
    <w:p w14:paraId="0BA8D375" w14:textId="77777777" w:rsidR="0059012B" w:rsidRPr="0044165D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  <w:lang w:val="en-US"/>
        </w:rPr>
      </w:pPr>
    </w:p>
    <w:p w14:paraId="66C4ED8B" w14:textId="77777777" w:rsidR="0059012B" w:rsidRPr="0044165D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</w:rPr>
      </w:pPr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>LẬP TRÌNH ĐA NỀN TẢNG</w:t>
      </w:r>
    </w:p>
    <w:p w14:paraId="2BD9D69F" w14:textId="77777777" w:rsidR="0059012B" w:rsidRPr="0044165D" w:rsidRDefault="0059012B" w:rsidP="0059012B">
      <w:pPr>
        <w:jc w:val="center"/>
        <w:rPr>
          <w:rFonts w:ascii="Times New Roman" w:eastAsia="Time" w:hAnsi="Times New Roman" w:cs="Times New Roman"/>
          <w:sz w:val="40"/>
          <w:szCs w:val="40"/>
          <w:lang w:val="en-US"/>
        </w:rPr>
      </w:pPr>
    </w:p>
    <w:p w14:paraId="5F0B6588" w14:textId="77777777" w:rsidR="0059012B" w:rsidRPr="0044165D" w:rsidRDefault="0059012B" w:rsidP="0059012B">
      <w:pPr>
        <w:jc w:val="center"/>
        <w:rPr>
          <w:rFonts w:ascii="Times New Roman" w:eastAsia="Time" w:hAnsi="Times New Roman" w:cs="Times New Roman"/>
          <w:b/>
          <w:sz w:val="40"/>
          <w:szCs w:val="40"/>
        </w:rPr>
      </w:pPr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Hiển </w:t>
      </w:r>
      <w:proofErr w:type="spellStart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>thị</w:t>
      </w:r>
      <w:proofErr w:type="spellEnd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Image </w:t>
      </w:r>
      <w:proofErr w:type="spellStart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>và</w:t>
      </w:r>
      <w:proofErr w:type="spellEnd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Icon </w:t>
      </w:r>
      <w:proofErr w:type="spellStart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>trong</w:t>
      </w:r>
      <w:proofErr w:type="spellEnd"/>
      <w:r w:rsidRPr="0044165D">
        <w:rPr>
          <w:rFonts w:ascii="Times New Roman" w:eastAsia="Time" w:hAnsi="Times New Roman" w:cs="Times New Roman"/>
          <w:b/>
          <w:sz w:val="40"/>
          <w:szCs w:val="40"/>
          <w:lang w:val="en-US"/>
        </w:rPr>
        <w:t xml:space="preserve"> Flutter</w:t>
      </w:r>
    </w:p>
    <w:p w14:paraId="5342EF17" w14:textId="77777777" w:rsidR="0059012B" w:rsidRPr="00E458D4" w:rsidRDefault="0059012B" w:rsidP="0059012B">
      <w:pPr>
        <w:rPr>
          <w:rFonts w:ascii="Time" w:eastAsia="Time" w:hAnsi="Time" w:cs="Time"/>
        </w:rPr>
      </w:pPr>
    </w:p>
    <w:p w14:paraId="49DB39A5" w14:textId="77777777" w:rsidR="0059012B" w:rsidRDefault="0059012B" w:rsidP="0059012B">
      <w:pPr>
        <w:rPr>
          <w:ins w:id="0" w:author="{142028A9-930D-4154-B3D8-C588D021DF3B}" w:date="2025-10-14T09:33:00Z" w16du:dateUtc="2025-10-14T02:33:00Z"/>
          <w:rFonts w:ascii="Time" w:eastAsia="Time" w:hAnsi="Time" w:cs="Time"/>
        </w:rPr>
      </w:pPr>
    </w:p>
    <w:p w14:paraId="7A3F452E" w14:textId="77777777" w:rsidR="0059012B" w:rsidRPr="00E458D4" w:rsidRDefault="0059012B" w:rsidP="0059012B">
      <w:pPr>
        <w:rPr>
          <w:rFonts w:ascii="Time" w:eastAsia="Time" w:hAnsi="Time" w:cs="Time"/>
          <w:sz w:val="18"/>
          <w:szCs w:val="18"/>
        </w:rPr>
      </w:pPr>
      <w:r w:rsidRPr="4877FC0E">
        <w:rPr>
          <w:rFonts w:ascii="Time" w:eastAsia="Time" w:hAnsi="Time" w:cs="Time"/>
        </w:rPr>
        <w:t> </w:t>
      </w:r>
    </w:p>
    <w:p w14:paraId="684DF889" w14:textId="77777777" w:rsidR="0059012B" w:rsidRPr="00E458D4" w:rsidRDefault="0059012B" w:rsidP="0059012B">
      <w:pPr>
        <w:rPr>
          <w:rFonts w:ascii="Time" w:eastAsia="Time" w:hAnsi="Time" w:cs="Time"/>
          <w:sz w:val="18"/>
          <w:szCs w:val="18"/>
        </w:rPr>
      </w:pPr>
      <w:r w:rsidRPr="4877FC0E">
        <w:rPr>
          <w:rFonts w:ascii="Time" w:eastAsia="Time" w:hAnsi="Time" w:cs="Time"/>
        </w:rPr>
        <w:t> </w:t>
      </w:r>
    </w:p>
    <w:p w14:paraId="12447F4E" w14:textId="77777777" w:rsidR="0059012B" w:rsidRPr="00E458D4" w:rsidRDefault="0059012B" w:rsidP="0059012B">
      <w:pPr>
        <w:jc w:val="center"/>
        <w:rPr>
          <w:rFonts w:ascii="Time" w:eastAsia="Time" w:hAnsi="Time" w:cs="Time"/>
          <w:sz w:val="18"/>
          <w:szCs w:val="18"/>
        </w:rPr>
      </w:pPr>
    </w:p>
    <w:p w14:paraId="68D49D83" w14:textId="77777777" w:rsidR="0059012B" w:rsidRPr="00C9597E" w:rsidRDefault="0059012B" w:rsidP="0059012B">
      <w:pPr>
        <w:jc w:val="center"/>
        <w:rPr>
          <w:rFonts w:ascii="Times New Roman" w:eastAsia="Time" w:hAnsi="Times New Roman" w:cs="Times New Roman"/>
          <w:b/>
          <w:sz w:val="26"/>
          <w:szCs w:val="26"/>
        </w:rPr>
      </w:pPr>
      <w:r w:rsidRPr="00C9597E">
        <w:rPr>
          <w:rFonts w:ascii="Times New Roman" w:eastAsia="Time" w:hAnsi="Times New Roman" w:cs="Times New Roman"/>
          <w:b/>
          <w:lang w:val="en-US"/>
        </w:rPr>
        <w:t>BẢNG PHÂN CÔNG CÔNG VIỆC TRONG NHÓM</w:t>
      </w:r>
    </w:p>
    <w:p w14:paraId="3FABA40D" w14:textId="77777777" w:rsidR="0059012B" w:rsidRPr="00A418B4" w:rsidRDefault="0059012B" w:rsidP="0059012B">
      <w:pPr>
        <w:rPr>
          <w:rFonts w:ascii="Times New Roman" w:eastAsia="Time" w:hAnsi="Times New Roman" w:cs="Times New Roman"/>
        </w:rPr>
      </w:pPr>
    </w:p>
    <w:tbl>
      <w:tblPr>
        <w:tblW w:w="92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835"/>
        <w:gridCol w:w="3270"/>
        <w:gridCol w:w="2310"/>
      </w:tblGrid>
      <w:tr w:rsidR="0059012B" w:rsidRPr="00A418B4" w14:paraId="0DBCA15D" w14:textId="77777777"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C14B0F" w14:textId="77777777" w:rsidR="0059012B" w:rsidRPr="00A418B4" w:rsidRDefault="0059012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STT</w:t>
            </w: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694B1A" w14:textId="77777777" w:rsidR="0059012B" w:rsidRPr="00A418B4" w:rsidRDefault="0059012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HỌ VÀ TÊN</w:t>
            </w:r>
          </w:p>
        </w:tc>
        <w:tc>
          <w:tcPr>
            <w:tcW w:w="32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72F751" w14:textId="77777777" w:rsidR="0059012B" w:rsidRPr="00A418B4" w:rsidRDefault="0059012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NHIỆM VỤ</w:t>
            </w:r>
          </w:p>
        </w:tc>
        <w:tc>
          <w:tcPr>
            <w:tcW w:w="23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86B439" w14:textId="77777777" w:rsidR="0059012B" w:rsidRPr="00A418B4" w:rsidRDefault="0059012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KHỐI LƯỢNG</w:t>
            </w:r>
          </w:p>
        </w:tc>
      </w:tr>
      <w:tr w:rsidR="0059012B" w:rsidRPr="00A418B4" w14:paraId="2AA5BE8C" w14:textId="77777777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87182C" w14:textId="77777777" w:rsidR="0059012B" w:rsidRPr="00A418B4" w:rsidRDefault="0059012B">
            <w:pPr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01</w:t>
            </w:r>
            <w:r w:rsidRPr="00A418B4">
              <w:rPr>
                <w:rFonts w:ascii="Times New Roman" w:eastAsia="Time" w:hAnsi="Times New Roman" w:cs="Times New Roman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B709FB" w14:textId="77777777" w:rsidR="0059012B" w:rsidRPr="00A418B4" w:rsidRDefault="0059012B">
            <w:pPr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Trần Duy Nguyên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06AC4A" w14:textId="0F077B0A" w:rsidR="0059012B" w:rsidRPr="00A418B4" w:rsidRDefault="00FE72CB">
            <w:pPr>
              <w:rPr>
                <w:rFonts w:ascii="Times New Roman" w:eastAsia="Time" w:hAnsi="Times New Roman" w:cs="Times New Roman"/>
              </w:rPr>
            </w:pP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Tìm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hiểu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cách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r w:rsidR="00276007">
              <w:rPr>
                <w:rFonts w:ascii="Times New Roman" w:eastAsia="Time" w:hAnsi="Times New Roman" w:cs="Times New Roman"/>
                <w:lang w:val="en-US"/>
              </w:rPr>
              <w:t xml:space="preserve">API CRUD (create, </w:t>
            </w:r>
            <w:r w:rsidR="00D93222">
              <w:rPr>
                <w:rFonts w:ascii="Times New Roman" w:eastAsia="Time" w:hAnsi="Times New Roman" w:cs="Times New Roman"/>
                <w:lang w:val="en-US"/>
              </w:rPr>
              <w:t>read</w:t>
            </w:r>
            <w:r w:rsidR="001F3FA5">
              <w:rPr>
                <w:rFonts w:ascii="Times New Roman" w:eastAsia="Time" w:hAnsi="Times New Roman" w:cs="Times New Roman"/>
                <w:lang w:val="en-US"/>
              </w:rPr>
              <w:t xml:space="preserve">, update, delete) </w:t>
            </w:r>
            <w:proofErr w:type="spellStart"/>
            <w:r w:rsidR="001F3FA5"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 w:rsidR="001F3FA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1F3FA5"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 w:rsidR="001F3FA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1F3FA5">
              <w:rPr>
                <w:rFonts w:ascii="Times New Roman" w:eastAsia="Time" w:hAnsi="Times New Roman" w:cs="Times New Roman"/>
                <w:lang w:val="en-US"/>
              </w:rPr>
              <w:t>dio</w:t>
            </w:r>
            <w:proofErr w:type="spellEnd"/>
            <w:r w:rsidR="00BF2E0F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F2E0F">
              <w:rPr>
                <w:rFonts w:ascii="Times New Roman" w:eastAsia="Time" w:hAnsi="Times New Roman" w:cs="Times New Roman"/>
                <w:lang w:val="en-US"/>
              </w:rPr>
              <w:t>và</w:t>
            </w:r>
            <w:proofErr w:type="spellEnd"/>
            <w:r w:rsidR="00BF2E0F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r w:rsidR="006111D1">
              <w:rPr>
                <w:rFonts w:ascii="Times New Roman" w:eastAsia="Time" w:hAnsi="Times New Roman" w:cs="Times New Roman"/>
                <w:lang w:val="en-US"/>
              </w:rPr>
              <w:t xml:space="preserve">Authentication, Interceptor </w:t>
            </w:r>
            <w:proofErr w:type="spellStart"/>
            <w:r w:rsidR="006111D1"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 w:rsidR="006111D1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6111D1"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 w:rsidR="006111D1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6111D1">
              <w:rPr>
                <w:rFonts w:ascii="Times New Roman" w:eastAsia="Time" w:hAnsi="Times New Roman" w:cs="Times New Roman"/>
                <w:lang w:val="en-US"/>
              </w:rPr>
              <w:t>dio</w:t>
            </w:r>
            <w:proofErr w:type="spellEnd"/>
            <w:r w:rsidR="00A83B24">
              <w:rPr>
                <w:rFonts w:ascii="Times New Roman" w:eastAsia="Time" w:hAnsi="Times New Roman" w:cs="Times New Roman"/>
                <w:lang w:val="en-US"/>
              </w:rPr>
              <w:t>.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90C5F03" w14:textId="5E607FA0" w:rsidR="0059012B" w:rsidRPr="00A418B4" w:rsidRDefault="0059012B" w:rsidP="00FE72C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50%</w:t>
            </w:r>
          </w:p>
        </w:tc>
      </w:tr>
      <w:tr w:rsidR="0059012B" w:rsidRPr="00A418B4" w14:paraId="42A79A0C" w14:textId="77777777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8BCD23" w14:textId="77777777" w:rsidR="0059012B" w:rsidRPr="00A418B4" w:rsidRDefault="0059012B">
            <w:pPr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02</w:t>
            </w:r>
            <w:r w:rsidRPr="00A418B4">
              <w:rPr>
                <w:rFonts w:ascii="Times New Roman" w:eastAsia="Time" w:hAnsi="Times New Roman" w:cs="Times New Roman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5498E1C" w14:textId="77777777" w:rsidR="0059012B" w:rsidRPr="00A418B4" w:rsidRDefault="0059012B">
            <w:pPr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 xml:space="preserve">Trần </w:t>
            </w:r>
            <w:proofErr w:type="spellStart"/>
            <w:r w:rsidRPr="00A418B4">
              <w:rPr>
                <w:rFonts w:ascii="Times New Roman" w:eastAsia="Time" w:hAnsi="Times New Roman" w:cs="Times New Roman"/>
                <w:lang w:val="en-US"/>
              </w:rPr>
              <w:t>Viết</w:t>
            </w:r>
            <w:proofErr w:type="spellEnd"/>
            <w:r w:rsidRPr="00A418B4">
              <w:rPr>
                <w:rFonts w:ascii="Times New Roman" w:eastAsia="Time" w:hAnsi="Times New Roman" w:cs="Times New Roman"/>
                <w:lang w:val="en-US"/>
              </w:rPr>
              <w:t xml:space="preserve"> Thắng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1DD8C35" w14:textId="078EFA40" w:rsidR="0059012B" w:rsidRPr="00A418B4" w:rsidRDefault="00A83B24">
            <w:pPr>
              <w:rPr>
                <w:rFonts w:ascii="Times New Roman" w:eastAsia="Time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Tìm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hiểu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cách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API </w:t>
            </w:r>
            <w:proofErr w:type="gramStart"/>
            <w:r>
              <w:rPr>
                <w:rFonts w:ascii="Times New Roman" w:eastAsia="Time" w:hAnsi="Times New Roman" w:cs="Times New Roman"/>
                <w:lang w:val="en-US"/>
              </w:rPr>
              <w:t>CRUD(</w:t>
            </w:r>
            <w:proofErr w:type="gramEnd"/>
            <w:r>
              <w:rPr>
                <w:rFonts w:ascii="Times New Roman" w:eastAsia="Time" w:hAnsi="Times New Roman" w:cs="Times New Roman"/>
                <w:lang w:val="en-US"/>
              </w:rPr>
              <w:t xml:space="preserve">create, read, update, delete)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>
              <w:rPr>
                <w:rFonts w:ascii="Times New Roman" w:eastAsia="Time" w:hAnsi="Times New Roman" w:cs="Times New Roman"/>
                <w:lang w:val="en-US"/>
              </w:rPr>
              <w:t xml:space="preserve"> http</w:t>
            </w:r>
            <w:r w:rsidR="00B82D15">
              <w:rPr>
                <w:rFonts w:ascii="Times New Roman" w:eastAsia="Time" w:hAnsi="Times New Roman" w:cs="Times New Roman"/>
                <w:lang w:val="en-US"/>
              </w:rPr>
              <w:t>,</w:t>
            </w:r>
            <w:r>
              <w:rPr>
                <w:rFonts w:ascii="Times New Roman" w:eastAsia="Time" w:hAnsi="Times New Roman" w:cs="Times New Roman"/>
                <w:lang w:val="en-US"/>
              </w:rPr>
              <w:t xml:space="preserve"> error </w:t>
            </w:r>
            <w:proofErr w:type="spellStart"/>
            <w:r>
              <w:rPr>
                <w:rFonts w:ascii="Times New Roman" w:eastAsia="Time" w:hAnsi="Times New Roman" w:cs="Times New Roman"/>
                <w:lang w:val="en-US"/>
              </w:rPr>
              <w:t>hanđling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và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cơ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chế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retry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sử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dụng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 xml:space="preserve"> </w:t>
            </w:r>
            <w:proofErr w:type="spellStart"/>
            <w:r w:rsidR="00B82D15">
              <w:rPr>
                <w:rFonts w:ascii="Times New Roman" w:eastAsia="Time" w:hAnsi="Times New Roman" w:cs="Times New Roman"/>
                <w:lang w:val="en-US"/>
              </w:rPr>
              <w:t>dio</w:t>
            </w:r>
            <w:proofErr w:type="spellEnd"/>
            <w:r w:rsidR="00B82D15">
              <w:rPr>
                <w:rFonts w:ascii="Times New Roman" w:eastAsia="Time" w:hAnsi="Times New Roman" w:cs="Times New Roman"/>
                <w:lang w:val="en-US"/>
              </w:rPr>
              <w:t>.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B58A465" w14:textId="370D1263" w:rsidR="0059012B" w:rsidRPr="00A418B4" w:rsidRDefault="0059012B" w:rsidP="00FE72CB">
            <w:pPr>
              <w:jc w:val="center"/>
              <w:rPr>
                <w:rFonts w:ascii="Times New Roman" w:eastAsia="Time" w:hAnsi="Times New Roman" w:cs="Times New Roman"/>
              </w:rPr>
            </w:pPr>
            <w:r w:rsidRPr="00A418B4">
              <w:rPr>
                <w:rFonts w:ascii="Times New Roman" w:eastAsia="Time" w:hAnsi="Times New Roman" w:cs="Times New Roman"/>
                <w:lang w:val="en-US"/>
              </w:rPr>
              <w:t>50%</w:t>
            </w:r>
          </w:p>
        </w:tc>
      </w:tr>
    </w:tbl>
    <w:p w14:paraId="32CD92CE" w14:textId="77777777" w:rsidR="0059012B" w:rsidRPr="00E458D4" w:rsidRDefault="0059012B" w:rsidP="0059012B">
      <w:pPr>
        <w:rPr>
          <w:rFonts w:ascii="Time" w:eastAsia="Time" w:hAnsi="Time" w:cs="Time"/>
          <w:sz w:val="18"/>
          <w:szCs w:val="18"/>
        </w:rPr>
      </w:pPr>
      <w:r w:rsidRPr="4877FC0E">
        <w:rPr>
          <w:rFonts w:ascii="Time" w:eastAsia="Time" w:hAnsi="Time" w:cs="Time"/>
        </w:rPr>
        <w:t> </w:t>
      </w:r>
    </w:p>
    <w:p w14:paraId="1385B784" w14:textId="6C64AB3F" w:rsidR="0059012B" w:rsidRPr="00172B9A" w:rsidRDefault="0059012B" w:rsidP="0059012B">
      <w:pPr>
        <w:rPr>
          <w:rFonts w:ascii="Time" w:eastAsia="Time" w:hAnsi="Time" w:cs="Time"/>
          <w:lang w:val="en-US"/>
        </w:rPr>
      </w:pPr>
      <w:r w:rsidRPr="4F29D841">
        <w:rPr>
          <w:rFonts w:ascii="Time" w:eastAsia="Time" w:hAnsi="Time" w:cs="Time"/>
          <w:b/>
          <w:bCs/>
        </w:rPr>
        <w:t> </w:t>
      </w:r>
      <w:r w:rsidRPr="4F29D841">
        <w:rPr>
          <w:rFonts w:ascii="Time" w:eastAsia="Time" w:hAnsi="Time" w:cs="Time"/>
          <w:b/>
          <w:bCs/>
          <w:lang w:val="en-US"/>
        </w:rPr>
        <w:t xml:space="preserve">Link code </w:t>
      </w:r>
      <w:proofErr w:type="spellStart"/>
      <w:r w:rsidRPr="4F29D841">
        <w:rPr>
          <w:rFonts w:ascii="Time" w:eastAsia="Time" w:hAnsi="Time" w:cs="Time"/>
          <w:b/>
          <w:bCs/>
          <w:lang w:val="en-US"/>
        </w:rPr>
        <w:t>github</w:t>
      </w:r>
      <w:proofErr w:type="spellEnd"/>
      <w:r w:rsidRPr="4F29D841">
        <w:rPr>
          <w:rFonts w:ascii="Time" w:eastAsia="Time" w:hAnsi="Time" w:cs="Time"/>
          <w:b/>
          <w:bCs/>
          <w:lang w:val="en-US"/>
        </w:rPr>
        <w:t xml:space="preserve">: </w:t>
      </w:r>
      <w:hyperlink r:id="rId15" w:history="1">
        <w:r w:rsidR="00D9086E" w:rsidRPr="00D9086E">
          <w:rPr>
            <w:rStyle w:val="Hyperlink"/>
          </w:rPr>
          <w:t>https://github.com/DuyNguyen25092004/HTTP_DIO_LTDNT_2ND_REPORT</w:t>
        </w:r>
      </w:hyperlink>
    </w:p>
    <w:p w14:paraId="2360E795" w14:textId="14C145F5" w:rsidR="4F29D841" w:rsidRPr="00246FEA" w:rsidRDefault="4F29D841" w:rsidP="4F29D841">
      <w:pPr>
        <w:rPr>
          <w:lang w:val="en-U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vi-VN"/>
        </w:rPr>
        <w:id w:val="-5375796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A5831F" w14:textId="74CCFC22" w:rsidR="00246FEA" w:rsidRPr="00246FEA" w:rsidRDefault="00246FEA" w:rsidP="00246FEA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proofErr w:type="spellStart"/>
          <w:r w:rsidRPr="00246FEA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Mục</w:t>
          </w:r>
          <w:proofErr w:type="spellEnd"/>
          <w:r w:rsidRPr="00246FEA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 xml:space="preserve"> </w:t>
          </w:r>
          <w:proofErr w:type="spellStart"/>
          <w:r w:rsidRPr="00246FEA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Lục</w:t>
          </w:r>
          <w:proofErr w:type="spellEnd"/>
        </w:p>
        <w:p w14:paraId="41E7C234" w14:textId="2D37D012" w:rsidR="00246FEA" w:rsidRDefault="00246FE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70516" w:history="1">
            <w:r w:rsidRPr="00244D9F">
              <w:rPr>
                <w:rStyle w:val="Hyperlink"/>
                <w:rFonts w:ascii="Times New Roman" w:hAnsi="Times New Roman" w:cs="Times New Roman"/>
                <w:b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b/>
                <w:noProof/>
              </w:rPr>
              <w:t>Tổng quan về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16DC" w14:textId="240B33E0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17" w:history="1">
            <w:r w:rsidRPr="00244D9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Định nghĩa của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EB30" w14:textId="7B716EBB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18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Giới thiệu về RESTful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4E40" w14:textId="493FDDC6" w:rsidR="00246FEA" w:rsidRDefault="00246FEA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19" w:history="1">
            <w:r w:rsidRPr="00244D9F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RESTful API trong Flutter: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E7D4" w14:textId="556BCFF4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0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Các kiến thức liên quan.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B683" w14:textId="6DAE9930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1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Các phương thức RESTful API cho gói HTTP.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9B3A" w14:textId="1A459080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2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Các phương thức RESTful API cho gói Dio.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7DF88" w14:textId="201A92F7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3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So sánh Dio với HTTP: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279F" w14:textId="1FBB0B7F" w:rsidR="00246FEA" w:rsidRDefault="00246FEA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4" w:history="1">
            <w:r w:rsidRPr="00244D9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III.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Các tính năng của 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AF9D" w14:textId="617EE9AC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5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Interceptors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045C" w14:textId="4A490A4A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6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Các thành phần chính của Dio Interceptor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0D98" w14:textId="35A01B9B" w:rsidR="00246FEA" w:rsidRDefault="00246FE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7" w:history="1"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Xử lý lỗi và cơ chế retry: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67B2" w14:textId="435D1669" w:rsidR="00246FEA" w:rsidRDefault="00246FEA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12470528" w:history="1">
            <w:r w:rsidRPr="00244D9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IV.</w:t>
            </w:r>
            <w:r>
              <w:rPr>
                <w:rFonts w:eastAsiaTheme="minorEastAsia"/>
                <w:noProof/>
                <w:kern w:val="2"/>
                <w:lang w:val="en-US"/>
                <w14:ligatures w14:val="standardContextual"/>
              </w:rPr>
              <w:tab/>
            </w:r>
            <w:r w:rsidRPr="00244D9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Tài liệu tham khảo.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222A" w14:textId="65319B53" w:rsidR="00246FEA" w:rsidRDefault="00246FEA">
          <w:r>
            <w:rPr>
              <w:b/>
              <w:bCs/>
              <w:noProof/>
            </w:rPr>
            <w:fldChar w:fldCharType="end"/>
          </w:r>
        </w:p>
      </w:sdtContent>
    </w:sdt>
    <w:p w14:paraId="0BDDEBCB" w14:textId="77777777" w:rsidR="0059012B" w:rsidRDefault="0059012B" w:rsidP="0059012B">
      <w:pPr>
        <w:rPr>
          <w:rFonts w:ascii="Time" w:eastAsia="Time" w:hAnsi="Time" w:cs="Time"/>
        </w:rPr>
      </w:pPr>
    </w:p>
    <w:p w14:paraId="5BAB7DFF" w14:textId="77777777" w:rsidR="0059012B" w:rsidRPr="00E458D4" w:rsidRDefault="0059012B" w:rsidP="0059012B">
      <w:pPr>
        <w:rPr>
          <w:rFonts w:ascii="Time" w:eastAsia="Time" w:hAnsi="Time" w:cs="Time"/>
        </w:rPr>
      </w:pPr>
    </w:p>
    <w:p w14:paraId="6A5E7EF4" w14:textId="06BFD0E4" w:rsidR="0059012B" w:rsidRPr="00297464" w:rsidRDefault="0059012B" w:rsidP="3ACDCE42">
      <w:pPr>
        <w:rPr>
          <w:rFonts w:ascii="Time" w:eastAsia="Time" w:hAnsi="Time" w:cs="Time"/>
          <w:b/>
          <w:sz w:val="36"/>
          <w:szCs w:val="36"/>
          <w:lang w:val="en-US"/>
        </w:rPr>
        <w:sectPr w:rsidR="0059012B" w:rsidRPr="00297464" w:rsidSect="0059012B">
          <w:type w:val="continuous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4877FC0E">
        <w:rPr>
          <w:rFonts w:ascii="Time" w:eastAsia="Time" w:hAnsi="Time" w:cs="Time"/>
          <w:lang w:val="en-US"/>
        </w:rPr>
        <w:br w:type="page"/>
      </w:r>
    </w:p>
    <w:p w14:paraId="7A4CF2FB" w14:textId="77777777" w:rsidR="0059012B" w:rsidRPr="00521859" w:rsidRDefault="0059012B" w:rsidP="0059012B">
      <w:pPr>
        <w:jc w:val="both"/>
        <w:rPr>
          <w:rFonts w:ascii="Times New Roman" w:eastAsia="Time" w:hAnsi="Times New Roman" w:cs="Times New Roman"/>
          <w:b/>
          <w:sz w:val="32"/>
          <w:szCs w:val="32"/>
        </w:rPr>
      </w:pPr>
      <w:r w:rsidRPr="00521859">
        <w:rPr>
          <w:rFonts w:ascii="Times New Roman" w:eastAsia="Time" w:hAnsi="Times New Roman" w:cs="Times New Roman"/>
          <w:b/>
          <w:sz w:val="32"/>
          <w:szCs w:val="32"/>
          <w:lang w:val="en-US"/>
        </w:rPr>
        <w:lastRenderedPageBreak/>
        <w:t>NỘI DUNG</w:t>
      </w:r>
    </w:p>
    <w:p w14:paraId="436167F8" w14:textId="77777777" w:rsidR="001A4BBC" w:rsidRDefault="001A4BBC">
      <w:pPr>
        <w:rPr>
          <w:lang w:val="en-US"/>
        </w:rPr>
      </w:pPr>
    </w:p>
    <w:p w14:paraId="23008F34" w14:textId="1565AFEA" w:rsidR="00F87596" w:rsidRPr="00D517A9" w:rsidRDefault="00F87596" w:rsidP="00246FE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</w:rPr>
      </w:pPr>
      <w:bookmarkStart w:id="1" w:name="_Toc212470516"/>
      <w:r w:rsidRPr="00D517A9">
        <w:rPr>
          <w:rFonts w:ascii="Times New Roman" w:hAnsi="Times New Roman" w:cs="Times New Roman"/>
          <w:b/>
        </w:rPr>
        <w:t>Tổng quan về API:</w:t>
      </w:r>
      <w:bookmarkEnd w:id="1"/>
    </w:p>
    <w:p w14:paraId="62D00AA5" w14:textId="74CD2AE7" w:rsidR="000102CE" w:rsidRPr="00E4518B" w:rsidRDefault="00D72069" w:rsidP="00246FEA">
      <w:pPr>
        <w:pStyle w:val="ListParagraph"/>
        <w:numPr>
          <w:ilvl w:val="0"/>
          <w:numId w:val="14"/>
        </w:numPr>
        <w:outlineLvl w:val="1"/>
        <w:rPr>
          <w:rFonts w:ascii="Times New Roman" w:hAnsi="Times New Roman" w:cs="Times New Roman"/>
        </w:rPr>
      </w:pPr>
      <w:bookmarkStart w:id="2" w:name="_Toc212470517"/>
      <w:r w:rsidRPr="00E4518B">
        <w:rPr>
          <w:rFonts w:ascii="Times New Roman" w:hAnsi="Times New Roman" w:cs="Times New Roman"/>
          <w:lang w:val="en-US"/>
        </w:rPr>
        <w:t xml:space="preserve">Định </w:t>
      </w:r>
      <w:proofErr w:type="spellStart"/>
      <w:r w:rsidRPr="00E4518B">
        <w:rPr>
          <w:rFonts w:ascii="Times New Roman" w:hAnsi="Times New Roman" w:cs="Times New Roman"/>
          <w:lang w:val="en-US"/>
        </w:rPr>
        <w:t>nghĩa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của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API</w:t>
      </w:r>
      <w:r w:rsidR="00AE5A00" w:rsidRPr="00E4518B">
        <w:rPr>
          <w:rFonts w:ascii="Times New Roman" w:hAnsi="Times New Roman" w:cs="Times New Roman"/>
          <w:lang w:val="en-US"/>
        </w:rPr>
        <w:t>:</w:t>
      </w:r>
      <w:bookmarkEnd w:id="2"/>
    </w:p>
    <w:p w14:paraId="022806E5" w14:textId="2CF1C380" w:rsidR="00F87596" w:rsidRPr="00E4518B" w:rsidRDefault="00727FB1" w:rsidP="009A1C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4518B">
        <w:rPr>
          <w:rFonts w:ascii="Times New Roman" w:hAnsi="Times New Roman" w:cs="Times New Roman"/>
        </w:rPr>
        <w:t>Các dữ liệu lớn thường được lưu trữ ở các server trên Internet</w:t>
      </w:r>
      <w:r w:rsidR="00364123" w:rsidRPr="00E4518B">
        <w:rPr>
          <w:rFonts w:ascii="Times New Roman" w:hAnsi="Times New Roman" w:cs="Times New Roman"/>
        </w:rPr>
        <w:t>, vì vậy</w:t>
      </w:r>
      <w:r w:rsidR="00CC5600" w:rsidRPr="00E4518B">
        <w:rPr>
          <w:rFonts w:ascii="Times New Roman" w:hAnsi="Times New Roman" w:cs="Times New Roman"/>
        </w:rPr>
        <w:t xml:space="preserve"> các </w:t>
      </w:r>
      <w:r w:rsidR="00EF62CE" w:rsidRPr="00E4518B">
        <w:rPr>
          <w:rFonts w:ascii="Times New Roman" w:hAnsi="Times New Roman" w:cs="Times New Roman"/>
        </w:rPr>
        <w:t>chương trình ở local host không thể trực tiếp truy cập mà phải thông qua các API từ phía server.</w:t>
      </w:r>
    </w:p>
    <w:p w14:paraId="7BBBB843" w14:textId="013CF714" w:rsidR="00CA6CEA" w:rsidRPr="00E4518B" w:rsidRDefault="00286779" w:rsidP="009A1C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779">
        <w:rPr>
          <w:rFonts w:ascii="Times New Roman" w:hAnsi="Times New Roman" w:cs="Times New Roman"/>
        </w:rPr>
        <w:t>API được viết tắt tiếng Anh : Application Programming</w:t>
      </w:r>
      <w:r w:rsidRPr="00E4518B">
        <w:rPr>
          <w:rFonts w:ascii="Times New Roman" w:hAnsi="Times New Roman" w:cs="Times New Roman"/>
        </w:rPr>
        <w:t xml:space="preserve"> </w:t>
      </w:r>
      <w:r w:rsidRPr="00286779">
        <w:rPr>
          <w:rFonts w:ascii="Times New Roman" w:hAnsi="Times New Roman" w:cs="Times New Roman"/>
        </w:rPr>
        <w:t>Interface. Cho phép người dùng gửi các yêu cầu để đọc hoặc</w:t>
      </w:r>
      <w:r w:rsidRPr="00E4518B">
        <w:rPr>
          <w:rFonts w:ascii="Times New Roman" w:hAnsi="Times New Roman" w:cs="Times New Roman"/>
        </w:rPr>
        <w:t xml:space="preserve"> </w:t>
      </w:r>
      <w:r w:rsidRPr="00286779">
        <w:rPr>
          <w:rFonts w:ascii="Times New Roman" w:hAnsi="Times New Roman" w:cs="Times New Roman"/>
        </w:rPr>
        <w:t>ghi dữ liệu</w:t>
      </w:r>
      <w:r w:rsidRPr="00E4518B">
        <w:rPr>
          <w:rFonts w:ascii="Times New Roman" w:hAnsi="Times New Roman" w:cs="Times New Roman"/>
        </w:rPr>
        <w:t>.</w:t>
      </w:r>
    </w:p>
    <w:p w14:paraId="099E76E6" w14:textId="5C662C29" w:rsidR="00286779" w:rsidRPr="00E4518B" w:rsidRDefault="00B77EB7" w:rsidP="009A1C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4518B">
        <w:rPr>
          <w:rFonts w:ascii="Times New Roman" w:hAnsi="Times New Roman" w:cs="Times New Roman"/>
        </w:rPr>
        <w:t>Các dữ liệu trả về từ API thường ở dạng JSON.</w:t>
      </w:r>
    </w:p>
    <w:p w14:paraId="5F3DC723" w14:textId="49FEC9AE" w:rsidR="009A1C2A" w:rsidRPr="00E4518B" w:rsidRDefault="00AE5A00" w:rsidP="00246FEA">
      <w:pPr>
        <w:pStyle w:val="ListParagraph"/>
        <w:numPr>
          <w:ilvl w:val="0"/>
          <w:numId w:val="14"/>
        </w:numPr>
        <w:outlineLvl w:val="1"/>
        <w:rPr>
          <w:rFonts w:ascii="Times New Roman" w:hAnsi="Times New Roman" w:cs="Times New Roman"/>
          <w:lang w:val="en-US"/>
        </w:rPr>
      </w:pPr>
      <w:bookmarkStart w:id="3" w:name="_Toc212470518"/>
      <w:proofErr w:type="spellStart"/>
      <w:r w:rsidRPr="00E4518B">
        <w:rPr>
          <w:rFonts w:ascii="Times New Roman" w:hAnsi="Times New Roman" w:cs="Times New Roman"/>
          <w:lang w:val="en-US"/>
        </w:rPr>
        <w:t>Giới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thiệu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về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RESTful API:</w:t>
      </w:r>
      <w:bookmarkEnd w:id="3"/>
    </w:p>
    <w:p w14:paraId="0E7FA74F" w14:textId="57551E07" w:rsidR="00AE5A00" w:rsidRPr="00E4518B" w:rsidRDefault="000A00BD" w:rsidP="000A00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4518B">
        <w:rPr>
          <w:rFonts w:ascii="Times New Roman" w:hAnsi="Times New Roman" w:cs="Times New Roman"/>
          <w:lang w:val="en-US"/>
        </w:rPr>
        <w:t xml:space="preserve">RESTful API (Representational State Transfer API) </w:t>
      </w:r>
      <w:proofErr w:type="spellStart"/>
      <w:r w:rsidRPr="00E4518B">
        <w:rPr>
          <w:rFonts w:ascii="Times New Roman" w:hAnsi="Times New Roman" w:cs="Times New Roman"/>
          <w:lang w:val="en-US"/>
        </w:rPr>
        <w:t>là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một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phong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cách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kiến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trúc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và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phương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pháp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tiếp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cận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được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sử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dụng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rộng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rãi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trong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việc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xây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dựng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các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dịch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A00BD">
        <w:rPr>
          <w:rFonts w:ascii="Times New Roman" w:hAnsi="Times New Roman" w:cs="Times New Roman"/>
          <w:lang w:val="en-US"/>
        </w:rPr>
        <w:t>vụ</w:t>
      </w:r>
      <w:proofErr w:type="spellEnd"/>
      <w:r w:rsidRPr="000A00BD">
        <w:rPr>
          <w:rFonts w:ascii="Times New Roman" w:hAnsi="Times New Roman" w:cs="Times New Roman"/>
          <w:lang w:val="en-US"/>
        </w:rPr>
        <w:t xml:space="preserve"> web</w:t>
      </w:r>
      <w:r w:rsidR="005F7477" w:rsidRPr="00E4518B">
        <w:rPr>
          <w:rFonts w:ascii="Times New Roman" w:hAnsi="Times New Roman" w:cs="Times New Roman"/>
          <w:lang w:val="en-US"/>
        </w:rPr>
        <w:t>.</w:t>
      </w:r>
    </w:p>
    <w:p w14:paraId="4B5A90DC" w14:textId="05B0BA97" w:rsidR="005F7477" w:rsidRPr="00E4518B" w:rsidRDefault="00335464" w:rsidP="003354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4518B">
        <w:rPr>
          <w:rFonts w:ascii="Times New Roman" w:hAnsi="Times New Roman" w:cs="Times New Roman"/>
          <w:lang w:val="en-US"/>
        </w:rPr>
        <w:t xml:space="preserve">RESTful API </w:t>
      </w:r>
      <w:proofErr w:type="spellStart"/>
      <w:r w:rsidRPr="00E4518B">
        <w:rPr>
          <w:rFonts w:ascii="Times New Roman" w:hAnsi="Times New Roman" w:cs="Times New Roman"/>
          <w:lang w:val="en-US"/>
        </w:rPr>
        <w:t>dựa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trên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giao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thức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E4518B">
        <w:rPr>
          <w:rFonts w:ascii="Times New Roman" w:hAnsi="Times New Roman" w:cs="Times New Roman"/>
          <w:lang w:val="en-US"/>
        </w:rPr>
        <w:t>để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thực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hiện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các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hoạt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5464">
        <w:rPr>
          <w:rFonts w:ascii="Times New Roman" w:hAnsi="Times New Roman" w:cs="Times New Roman"/>
          <w:lang w:val="en-US"/>
        </w:rPr>
        <w:t>động</w:t>
      </w:r>
      <w:proofErr w:type="spellEnd"/>
      <w:r w:rsidRPr="00335464">
        <w:rPr>
          <w:rFonts w:ascii="Times New Roman" w:hAnsi="Times New Roman" w:cs="Times New Roman"/>
          <w:lang w:val="en-US"/>
        </w:rPr>
        <w:t xml:space="preserve"> CRUD (Create, Read, Update, Delete) </w:t>
      </w:r>
      <w:proofErr w:type="spellStart"/>
      <w:r w:rsidRPr="00335464">
        <w:rPr>
          <w:rFonts w:ascii="Times New Roman" w:hAnsi="Times New Roman" w:cs="Times New Roman"/>
          <w:lang w:val="en-US"/>
        </w:rPr>
        <w:t>trên</w:t>
      </w:r>
      <w:proofErr w:type="spellEnd"/>
      <w:r w:rsidRPr="003354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5464">
        <w:rPr>
          <w:rFonts w:ascii="Times New Roman" w:hAnsi="Times New Roman" w:cs="Times New Roman"/>
          <w:lang w:val="en-US"/>
        </w:rPr>
        <w:t>các</w:t>
      </w:r>
      <w:proofErr w:type="spellEnd"/>
      <w:r w:rsidRPr="003354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5464">
        <w:rPr>
          <w:rFonts w:ascii="Times New Roman" w:hAnsi="Times New Roman" w:cs="Times New Roman"/>
          <w:lang w:val="en-US"/>
        </w:rPr>
        <w:t>tài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5464">
        <w:rPr>
          <w:rFonts w:ascii="Times New Roman" w:hAnsi="Times New Roman" w:cs="Times New Roman"/>
          <w:lang w:val="en-US"/>
        </w:rPr>
        <w:t>nguyên</w:t>
      </w:r>
      <w:proofErr w:type="spellEnd"/>
      <w:r w:rsidRPr="00335464">
        <w:rPr>
          <w:rFonts w:ascii="Times New Roman" w:hAnsi="Times New Roman" w:cs="Times New Roman"/>
          <w:lang w:val="en-US"/>
        </w:rPr>
        <w:t>.</w:t>
      </w:r>
    </w:p>
    <w:p w14:paraId="6D6AA608" w14:textId="797846E2" w:rsidR="00A91A40" w:rsidRDefault="00A91A40" w:rsidP="00335464">
      <w:pPr>
        <w:pStyle w:val="ListParagraph"/>
        <w:numPr>
          <w:ilvl w:val="0"/>
          <w:numId w:val="6"/>
        </w:numPr>
        <w:rPr>
          <w:lang w:val="en-US"/>
        </w:rPr>
      </w:pPr>
      <w:r w:rsidRPr="00E4518B">
        <w:rPr>
          <w:rFonts w:ascii="Times New Roman" w:hAnsi="Times New Roman" w:cs="Times New Roman"/>
          <w:lang w:val="en-US"/>
        </w:rPr>
        <w:t xml:space="preserve">RESTful API </w:t>
      </w:r>
      <w:proofErr w:type="spellStart"/>
      <w:r w:rsidRPr="00E4518B">
        <w:rPr>
          <w:rFonts w:ascii="Times New Roman" w:hAnsi="Times New Roman" w:cs="Times New Roman"/>
          <w:lang w:val="en-US"/>
        </w:rPr>
        <w:t>theo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tổ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chức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mô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hình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Client-Server </w:t>
      </w:r>
      <w:proofErr w:type="spellStart"/>
      <w:r w:rsidRPr="00E4518B">
        <w:rPr>
          <w:rFonts w:ascii="Times New Roman" w:hAnsi="Times New Roman" w:cs="Times New Roman"/>
          <w:lang w:val="en-US"/>
        </w:rPr>
        <w:t>và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được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mô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tả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như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hình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bên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dưới</w:t>
      </w:r>
      <w:proofErr w:type="spellEnd"/>
      <w:r>
        <w:rPr>
          <w:lang w:val="en-US"/>
        </w:rPr>
        <w:t xml:space="preserve">: </w:t>
      </w:r>
    </w:p>
    <w:p w14:paraId="097C4AAF" w14:textId="77777777" w:rsidR="005C0E85" w:rsidRDefault="005C0E85" w:rsidP="005C0E85">
      <w:pPr>
        <w:pStyle w:val="ListParagrap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6"/>
      </w:tblGrid>
      <w:tr w:rsidR="00164B08" w14:paraId="75597B2B" w14:textId="77777777" w:rsidTr="00C80AB1">
        <w:trPr>
          <w:jc w:val="center"/>
        </w:trPr>
        <w:tc>
          <w:tcPr>
            <w:tcW w:w="8646" w:type="dxa"/>
          </w:tcPr>
          <w:p w14:paraId="3C251312" w14:textId="576F6163" w:rsidR="00164B08" w:rsidRDefault="00E95170" w:rsidP="00E95170">
            <w:pPr>
              <w:pStyle w:val="ListParagraph"/>
              <w:ind w:left="0"/>
              <w:jc w:val="center"/>
              <w:rPr>
                <w:lang w:val="en-US"/>
              </w:rPr>
            </w:pPr>
            <w:r w:rsidRPr="00164B08">
              <w:rPr>
                <w:noProof/>
                <w:lang w:val="en-US"/>
              </w:rPr>
              <w:drawing>
                <wp:inline distT="0" distB="0" distL="0" distR="0" wp14:anchorId="66F7EE4D" wp14:editId="2AA879C3">
                  <wp:extent cx="4329074" cy="2206625"/>
                  <wp:effectExtent l="0" t="0" r="0" b="3175"/>
                  <wp:docPr id="1953016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2848" cy="2208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B08" w14:paraId="4A38C5D0" w14:textId="77777777" w:rsidTr="00C80AB1">
        <w:trPr>
          <w:jc w:val="center"/>
        </w:trPr>
        <w:tc>
          <w:tcPr>
            <w:tcW w:w="8646" w:type="dxa"/>
          </w:tcPr>
          <w:p w14:paraId="04D71477" w14:textId="60473D0A" w:rsidR="00164B08" w:rsidRPr="00776BD6" w:rsidRDefault="00164B08" w:rsidP="00E451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6BD6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776BD6">
              <w:rPr>
                <w:rFonts w:ascii="Times New Roman" w:hAnsi="Times New Roman" w:cs="Times New Roman"/>
                <w:lang w:val="en-US"/>
              </w:rPr>
              <w:t xml:space="preserve"> 1:</w:t>
            </w:r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76908" w:rsidRPr="00776BD6">
              <w:rPr>
                <w:rFonts w:ascii="Times New Roman" w:hAnsi="Times New Roman" w:cs="Times New Roman"/>
                <w:lang w:val="en-US"/>
              </w:rPr>
              <w:t>Sơ</w:t>
            </w:r>
            <w:proofErr w:type="spellEnd"/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76908" w:rsidRPr="00776BD6">
              <w:rPr>
                <w:rFonts w:ascii="Times New Roman" w:hAnsi="Times New Roman" w:cs="Times New Roman"/>
                <w:lang w:val="en-US"/>
              </w:rPr>
              <w:t>đồ</w:t>
            </w:r>
            <w:proofErr w:type="spellEnd"/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76908" w:rsidRPr="00776BD6">
              <w:rPr>
                <w:rFonts w:ascii="Times New Roman" w:hAnsi="Times New Roman" w:cs="Times New Roman"/>
                <w:lang w:val="en-US"/>
              </w:rPr>
              <w:t>tổ</w:t>
            </w:r>
            <w:proofErr w:type="spellEnd"/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76908" w:rsidRPr="00776BD6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476908" w:rsidRPr="00776BD6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="00476908" w:rsidRPr="00776BD6">
              <w:rPr>
                <w:rFonts w:ascii="Times New Roman" w:hAnsi="Times New Roman" w:cs="Times New Roman"/>
                <w:lang w:val="en-US"/>
              </w:rPr>
              <w:t xml:space="preserve"> RESTful API</w:t>
            </w:r>
          </w:p>
        </w:tc>
      </w:tr>
    </w:tbl>
    <w:p w14:paraId="55443D40" w14:textId="77777777" w:rsidR="00A91A40" w:rsidRDefault="00A91A40" w:rsidP="00A91A40">
      <w:pPr>
        <w:pStyle w:val="ListParagraph"/>
        <w:rPr>
          <w:lang w:val="en-US"/>
        </w:rPr>
      </w:pPr>
    </w:p>
    <w:p w14:paraId="766002F3" w14:textId="53FFE223" w:rsidR="00A51A5C" w:rsidRPr="00E4518B" w:rsidRDefault="005D235C" w:rsidP="005D23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4518B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E4518B">
        <w:rPr>
          <w:rFonts w:ascii="Times New Roman" w:hAnsi="Times New Roman" w:cs="Times New Roman"/>
          <w:lang w:val="en-US"/>
        </w:rPr>
        <w:t>phương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518B">
        <w:rPr>
          <w:rFonts w:ascii="Times New Roman" w:hAnsi="Times New Roman" w:cs="Times New Roman"/>
          <w:lang w:val="en-US"/>
        </w:rPr>
        <w:t>thức</w:t>
      </w:r>
      <w:proofErr w:type="spellEnd"/>
      <w:r w:rsidRPr="00E4518B">
        <w:rPr>
          <w:rFonts w:ascii="Times New Roman" w:hAnsi="Times New Roman" w:cs="Times New Roman"/>
          <w:lang w:val="en-US"/>
        </w:rPr>
        <w:t xml:space="preserve"> CRUD </w:t>
      </w:r>
      <w:proofErr w:type="spellStart"/>
      <w:r w:rsidR="00545543" w:rsidRPr="00E4518B">
        <w:rPr>
          <w:rFonts w:ascii="Times New Roman" w:hAnsi="Times New Roman" w:cs="Times New Roman"/>
          <w:lang w:val="en-US"/>
        </w:rPr>
        <w:t>hỗ</w:t>
      </w:r>
      <w:proofErr w:type="spellEnd"/>
      <w:r w:rsidR="00545543"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5543" w:rsidRPr="00E4518B">
        <w:rPr>
          <w:rFonts w:ascii="Times New Roman" w:hAnsi="Times New Roman" w:cs="Times New Roman"/>
          <w:lang w:val="en-US"/>
        </w:rPr>
        <w:t>trợ</w:t>
      </w:r>
      <w:proofErr w:type="spellEnd"/>
      <w:r w:rsidR="00545543"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5543" w:rsidRPr="00E4518B">
        <w:rPr>
          <w:rFonts w:ascii="Times New Roman" w:hAnsi="Times New Roman" w:cs="Times New Roman"/>
          <w:lang w:val="en-US"/>
        </w:rPr>
        <w:t>phổ</w:t>
      </w:r>
      <w:proofErr w:type="spellEnd"/>
      <w:r w:rsidR="00545543" w:rsidRPr="00E451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45543" w:rsidRPr="00E4518B">
        <w:rPr>
          <w:rFonts w:ascii="Times New Roman" w:hAnsi="Times New Roman" w:cs="Times New Roman"/>
          <w:lang w:val="en-US"/>
        </w:rPr>
        <w:t>biến</w:t>
      </w:r>
      <w:proofErr w:type="spellEnd"/>
      <w:r w:rsidR="00545543" w:rsidRPr="00E4518B">
        <w:rPr>
          <w:rFonts w:ascii="Times New Roman" w:hAnsi="Times New Roman" w:cs="Times New Roman"/>
          <w:lang w:val="en-US"/>
        </w:rPr>
        <w:t xml:space="preserve">: </w:t>
      </w:r>
    </w:p>
    <w:p w14:paraId="2D115AF2" w14:textId="77777777" w:rsidR="005C0E85" w:rsidRPr="005C0E85" w:rsidRDefault="005C0E85" w:rsidP="005C0E85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2872"/>
        <w:gridCol w:w="2860"/>
      </w:tblGrid>
      <w:tr w:rsidR="00F1186C" w:rsidRPr="005C0E85" w14:paraId="19AB826B" w14:textId="77777777" w:rsidTr="00C80AB1">
        <w:trPr>
          <w:jc w:val="center"/>
        </w:trPr>
        <w:tc>
          <w:tcPr>
            <w:tcW w:w="2898" w:type="dxa"/>
          </w:tcPr>
          <w:p w14:paraId="73E18FF3" w14:textId="236AFDD5" w:rsidR="00F1186C" w:rsidRPr="005C0E85" w:rsidRDefault="00034960" w:rsidP="006645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0E85">
              <w:rPr>
                <w:rFonts w:ascii="Times New Roman" w:hAnsi="Times New Roman" w:cs="Times New Roman"/>
                <w:b/>
                <w:lang w:val="en-US"/>
              </w:rPr>
              <w:t xml:space="preserve">Phương </w:t>
            </w:r>
            <w:proofErr w:type="spellStart"/>
            <w:r w:rsidRPr="005C0E85">
              <w:rPr>
                <w:rFonts w:ascii="Times New Roman" w:hAnsi="Times New Roman" w:cs="Times New Roman"/>
                <w:b/>
                <w:lang w:val="en-US"/>
              </w:rPr>
              <w:t>thức</w:t>
            </w:r>
            <w:proofErr w:type="spellEnd"/>
          </w:p>
        </w:tc>
        <w:tc>
          <w:tcPr>
            <w:tcW w:w="2872" w:type="dxa"/>
          </w:tcPr>
          <w:p w14:paraId="2F5C4AD3" w14:textId="62A4D205" w:rsidR="00F1186C" w:rsidRPr="005C0E85" w:rsidRDefault="00D60B35" w:rsidP="006645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C0E85">
              <w:rPr>
                <w:rFonts w:ascii="Times New Roman" w:hAnsi="Times New Roman" w:cs="Times New Roman"/>
                <w:b/>
                <w:lang w:val="en-US"/>
              </w:rPr>
              <w:t xml:space="preserve">Công </w:t>
            </w:r>
            <w:proofErr w:type="spellStart"/>
            <w:r w:rsidRPr="005C0E85">
              <w:rPr>
                <w:rFonts w:ascii="Times New Roman" w:hAnsi="Times New Roman" w:cs="Times New Roman"/>
                <w:b/>
                <w:lang w:val="en-US"/>
              </w:rPr>
              <w:t>dụng</w:t>
            </w:r>
            <w:proofErr w:type="spellEnd"/>
          </w:p>
        </w:tc>
        <w:tc>
          <w:tcPr>
            <w:tcW w:w="2860" w:type="dxa"/>
          </w:tcPr>
          <w:p w14:paraId="02AF49B6" w14:textId="2F729266" w:rsidR="00F1186C" w:rsidRPr="005C0E85" w:rsidRDefault="00E0622D" w:rsidP="006645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b/>
                <w:lang w:val="en-US"/>
              </w:rPr>
              <w:t>Chú</w:t>
            </w:r>
            <w:proofErr w:type="spellEnd"/>
            <w:r w:rsidRPr="005C0E85">
              <w:rPr>
                <w:rFonts w:ascii="Times New Roman" w:hAnsi="Times New Roman" w:cs="Times New Roman"/>
                <w:b/>
                <w:lang w:val="en-US"/>
              </w:rPr>
              <w:t xml:space="preserve"> ý</w:t>
            </w:r>
          </w:p>
        </w:tc>
      </w:tr>
      <w:tr w:rsidR="00F1186C" w:rsidRPr="005C0E85" w14:paraId="04C1B533" w14:textId="77777777" w:rsidTr="00C80AB1">
        <w:trPr>
          <w:jc w:val="center"/>
        </w:trPr>
        <w:tc>
          <w:tcPr>
            <w:tcW w:w="2898" w:type="dxa"/>
          </w:tcPr>
          <w:p w14:paraId="63B6F84C" w14:textId="54968003" w:rsidR="00F1186C" w:rsidRPr="005C0E85" w:rsidRDefault="00DA6662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0E85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2872" w:type="dxa"/>
          </w:tcPr>
          <w:p w14:paraId="7D6059A4" w14:textId="3FCD4EA5" w:rsidR="00F1186C" w:rsidRPr="005C0E85" w:rsidRDefault="002F08DB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lấy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2860" w:type="dxa"/>
          </w:tcPr>
          <w:p w14:paraId="745BE734" w14:textId="7C0B3C8D" w:rsidR="00F1186C" w:rsidRPr="005C0E85" w:rsidRDefault="009F1963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server</w:t>
            </w:r>
          </w:p>
        </w:tc>
      </w:tr>
      <w:tr w:rsidR="000379A8" w:rsidRPr="005C0E85" w14:paraId="357FD811" w14:textId="77777777" w:rsidTr="00C80AB1">
        <w:trPr>
          <w:jc w:val="center"/>
        </w:trPr>
        <w:tc>
          <w:tcPr>
            <w:tcW w:w="2898" w:type="dxa"/>
          </w:tcPr>
          <w:p w14:paraId="16510A05" w14:textId="44397B01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0E85">
              <w:rPr>
                <w:rFonts w:ascii="Times New Roman" w:hAnsi="Times New Roman" w:cs="Times New Roman"/>
                <w:lang w:val="en-US"/>
              </w:rPr>
              <w:t>DELETE</w:t>
            </w:r>
          </w:p>
        </w:tc>
        <w:tc>
          <w:tcPr>
            <w:tcW w:w="2872" w:type="dxa"/>
          </w:tcPr>
          <w:p w14:paraId="3DFA26E7" w14:textId="247AE290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dự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2860" w:type="dxa"/>
          </w:tcPr>
          <w:p w14:paraId="40B33187" w14:textId="195264F0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dựa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trên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</w:p>
        </w:tc>
      </w:tr>
      <w:tr w:rsidR="000379A8" w:rsidRPr="005C0E85" w14:paraId="3A8F70DE" w14:textId="77777777" w:rsidTr="00C80AB1">
        <w:trPr>
          <w:jc w:val="center"/>
        </w:trPr>
        <w:tc>
          <w:tcPr>
            <w:tcW w:w="2898" w:type="dxa"/>
          </w:tcPr>
          <w:p w14:paraId="0490DDB8" w14:textId="0D31FA4F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0E85">
              <w:rPr>
                <w:rFonts w:ascii="Times New Roman" w:hAnsi="Times New Roman" w:cs="Times New Roman"/>
                <w:lang w:val="en-US"/>
              </w:rPr>
              <w:t>POST</w:t>
            </w:r>
          </w:p>
        </w:tc>
        <w:tc>
          <w:tcPr>
            <w:tcW w:w="2872" w:type="dxa"/>
          </w:tcPr>
          <w:p w14:paraId="449691A4" w14:textId="64C4B721" w:rsidR="000379A8" w:rsidRPr="005C0E85" w:rsidRDefault="005316DC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</w:p>
        </w:tc>
        <w:tc>
          <w:tcPr>
            <w:tcW w:w="2860" w:type="dxa"/>
          </w:tcPr>
          <w:p w14:paraId="54E566DC" w14:textId="77777777" w:rsidR="00A31170" w:rsidRPr="004063CA" w:rsidRDefault="00A31170" w:rsidP="00B73E3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063CA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4063C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63CA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4063C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63CA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4063C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63CA"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 w:rsidRPr="004063CA">
              <w:rPr>
                <w:rFonts w:ascii="Times New Roman" w:hAnsi="Times New Roman" w:cs="Times New Roman"/>
                <w:lang w:val="en-US"/>
              </w:rPr>
              <w:t xml:space="preserve"> mới</w:t>
            </w:r>
          </w:p>
          <w:p w14:paraId="5F5E2A73" w14:textId="7FA7E2E8" w:rsidR="000379A8" w:rsidRPr="005C0E85" w:rsidRDefault="00A31170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trùng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lập</w:t>
            </w:r>
            <w:proofErr w:type="spellEnd"/>
          </w:p>
        </w:tc>
      </w:tr>
      <w:tr w:rsidR="000379A8" w:rsidRPr="005C0E85" w14:paraId="6816EC0A" w14:textId="77777777" w:rsidTr="00C80AB1">
        <w:trPr>
          <w:jc w:val="center"/>
        </w:trPr>
        <w:tc>
          <w:tcPr>
            <w:tcW w:w="2898" w:type="dxa"/>
          </w:tcPr>
          <w:p w14:paraId="2BE9CE7D" w14:textId="515C5834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0E85">
              <w:rPr>
                <w:rFonts w:ascii="Times New Roman" w:hAnsi="Times New Roman" w:cs="Times New Roman"/>
                <w:lang w:val="en-US"/>
              </w:rPr>
              <w:t>PUT</w:t>
            </w:r>
          </w:p>
        </w:tc>
        <w:tc>
          <w:tcPr>
            <w:tcW w:w="2872" w:type="dxa"/>
          </w:tcPr>
          <w:p w14:paraId="43A36315" w14:textId="3992C322" w:rsidR="000379A8" w:rsidRPr="005C0E85" w:rsidRDefault="004063CA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2860" w:type="dxa"/>
          </w:tcPr>
          <w:p w14:paraId="6E1CF604" w14:textId="6DA7BF51" w:rsidR="000379A8" w:rsidRPr="005C0E85" w:rsidRDefault="004063CA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cũ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thay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thế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bằng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="00274ED5"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74ED5" w:rsidRPr="005C0E85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</w:p>
        </w:tc>
      </w:tr>
      <w:tr w:rsidR="000379A8" w:rsidRPr="005C0E85" w14:paraId="5E56B0A9" w14:textId="77777777" w:rsidTr="00C80AB1">
        <w:trPr>
          <w:jc w:val="center"/>
        </w:trPr>
        <w:tc>
          <w:tcPr>
            <w:tcW w:w="2898" w:type="dxa"/>
          </w:tcPr>
          <w:p w14:paraId="526A2DBF" w14:textId="579005CE" w:rsidR="000379A8" w:rsidRPr="005C0E85" w:rsidRDefault="000379A8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C0E85">
              <w:rPr>
                <w:rFonts w:ascii="Times New Roman" w:hAnsi="Times New Roman" w:cs="Times New Roman"/>
                <w:lang w:val="en-US"/>
              </w:rPr>
              <w:t>PATCH</w:t>
            </w:r>
          </w:p>
        </w:tc>
        <w:tc>
          <w:tcPr>
            <w:tcW w:w="2872" w:type="dxa"/>
          </w:tcPr>
          <w:p w14:paraId="4E69EABA" w14:textId="09C16A88" w:rsidR="000379A8" w:rsidRPr="005C0E85" w:rsidRDefault="00274ED5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phần</w:t>
            </w:r>
            <w:proofErr w:type="spellEnd"/>
          </w:p>
        </w:tc>
        <w:tc>
          <w:tcPr>
            <w:tcW w:w="2860" w:type="dxa"/>
          </w:tcPr>
          <w:p w14:paraId="505EC274" w14:textId="4C291E67" w:rsidR="000379A8" w:rsidRPr="005C0E85" w:rsidRDefault="00274ED5" w:rsidP="00B73E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Chỉ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một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phần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xóa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hoàn</w:t>
            </w:r>
            <w:proofErr w:type="spellEnd"/>
            <w:r w:rsidRPr="005C0E8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C0E85">
              <w:rPr>
                <w:rFonts w:ascii="Times New Roman" w:hAnsi="Times New Roman" w:cs="Times New Roman"/>
                <w:lang w:val="en-US"/>
              </w:rPr>
              <w:t>toàn</w:t>
            </w:r>
            <w:proofErr w:type="spellEnd"/>
          </w:p>
        </w:tc>
      </w:tr>
    </w:tbl>
    <w:p w14:paraId="1E714775" w14:textId="77777777" w:rsidR="00545543" w:rsidRDefault="00545543" w:rsidP="00545543">
      <w:pPr>
        <w:pStyle w:val="ListParagraph"/>
        <w:rPr>
          <w:lang w:val="en-US"/>
        </w:rPr>
      </w:pPr>
    </w:p>
    <w:p w14:paraId="6D7DC55E" w14:textId="417D016A" w:rsidR="00550748" w:rsidRPr="00D517A9" w:rsidRDefault="00550748" w:rsidP="00246FE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lang w:val="en-US"/>
        </w:rPr>
      </w:pPr>
      <w:bookmarkStart w:id="4" w:name="_Toc212470519"/>
      <w:r w:rsidRPr="00D517A9">
        <w:rPr>
          <w:rFonts w:ascii="Times New Roman" w:hAnsi="Times New Roman" w:cs="Times New Roman"/>
          <w:b/>
          <w:lang w:val="en-US"/>
        </w:rPr>
        <w:t xml:space="preserve">RESTful API </w:t>
      </w:r>
      <w:proofErr w:type="spellStart"/>
      <w:r w:rsidRPr="00D517A9">
        <w:rPr>
          <w:rFonts w:ascii="Times New Roman" w:hAnsi="Times New Roman" w:cs="Times New Roman"/>
          <w:b/>
          <w:lang w:val="en-US"/>
        </w:rPr>
        <w:t>trong</w:t>
      </w:r>
      <w:proofErr w:type="spellEnd"/>
      <w:r w:rsidRPr="00D517A9">
        <w:rPr>
          <w:rFonts w:ascii="Times New Roman" w:hAnsi="Times New Roman" w:cs="Times New Roman"/>
          <w:b/>
          <w:lang w:val="en-US"/>
        </w:rPr>
        <w:t xml:space="preserve"> Flutter:</w:t>
      </w:r>
      <w:bookmarkEnd w:id="4"/>
    </w:p>
    <w:p w14:paraId="60A9968B" w14:textId="381CB037" w:rsidR="00AF7897" w:rsidRPr="005C0E85" w:rsidRDefault="001D3C37" w:rsidP="00246FEA">
      <w:pPr>
        <w:pStyle w:val="ListParagraph"/>
        <w:numPr>
          <w:ilvl w:val="0"/>
          <w:numId w:val="10"/>
        </w:numPr>
        <w:outlineLvl w:val="1"/>
        <w:rPr>
          <w:rFonts w:ascii="Times New Roman" w:hAnsi="Times New Roman" w:cs="Times New Roman"/>
          <w:lang w:val="en-US"/>
        </w:rPr>
      </w:pPr>
      <w:bookmarkStart w:id="5" w:name="_Toc212470520"/>
      <w:r>
        <w:rPr>
          <w:rFonts w:ascii="Times New Roman" w:hAnsi="Times New Roman" w:cs="Times New Roman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lang w:val="en-US"/>
        </w:rPr>
        <w:t>kiến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</w:t>
      </w:r>
      <w:r w:rsidR="00BF788B">
        <w:rPr>
          <w:rFonts w:ascii="Times New Roman" w:hAnsi="Times New Roman" w:cs="Times New Roman"/>
          <w:lang w:val="en-US"/>
        </w:rPr>
        <w:t>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liên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quan</w:t>
      </w:r>
      <w:proofErr w:type="spellEnd"/>
      <w:r>
        <w:rPr>
          <w:rFonts w:ascii="Times New Roman" w:hAnsi="Times New Roman" w:cs="Times New Roman"/>
          <w:lang w:val="en-US"/>
        </w:rPr>
        <w:t>.</w:t>
      </w:r>
      <w:bookmarkEnd w:id="5"/>
    </w:p>
    <w:p w14:paraId="53889824" w14:textId="354DEA8B" w:rsidR="005677C1" w:rsidRPr="00293963" w:rsidRDefault="005677C1" w:rsidP="0029396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677C1">
        <w:rPr>
          <w:rFonts w:ascii="Times New Roman" w:hAnsi="Times New Roman" w:cs="Times New Roman"/>
          <w:lang w:val="en-US"/>
        </w:rPr>
        <w:lastRenderedPageBreak/>
        <w:t>Lập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trình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bất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đồng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bộ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với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r w:rsidRPr="005677C1">
        <w:rPr>
          <w:rFonts w:ascii="Times New Roman" w:hAnsi="Times New Roman" w:cs="Times New Roman"/>
          <w:i/>
          <w:lang w:val="en-US"/>
        </w:rPr>
        <w:t>Future</w:t>
      </w:r>
      <w:r w:rsidRPr="005677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77C1">
        <w:rPr>
          <w:rFonts w:ascii="Times New Roman" w:hAnsi="Times New Roman" w:cs="Times New Roman"/>
          <w:lang w:val="en-US"/>
        </w:rPr>
        <w:t>và</w:t>
      </w:r>
      <w:proofErr w:type="spellEnd"/>
      <w:r w:rsidRPr="005677C1">
        <w:rPr>
          <w:rFonts w:ascii="Times New Roman" w:hAnsi="Times New Roman" w:cs="Times New Roman"/>
          <w:lang w:val="en-US"/>
        </w:rPr>
        <w:t xml:space="preserve"> </w:t>
      </w:r>
      <w:r w:rsidRPr="005677C1">
        <w:rPr>
          <w:rFonts w:ascii="Times New Roman" w:hAnsi="Times New Roman" w:cs="Times New Roman"/>
          <w:i/>
          <w:lang w:val="en-US"/>
        </w:rPr>
        <w:t>async/await</w:t>
      </w:r>
      <w:r w:rsidRPr="005677C1">
        <w:rPr>
          <w:rFonts w:ascii="Times New Roman" w:hAnsi="Times New Roman" w:cs="Times New Roman"/>
          <w:lang w:val="en-US"/>
        </w:rPr>
        <w:t xml:space="preserve"> (Các </w:t>
      </w:r>
      <w:proofErr w:type="spellStart"/>
      <w:r w:rsidRPr="005677C1">
        <w:rPr>
          <w:rFonts w:ascii="Times New Roman" w:hAnsi="Times New Roman" w:cs="Times New Roman"/>
          <w:lang w:val="en-US"/>
        </w:rPr>
        <w:t>lời</w:t>
      </w:r>
      <w:proofErr w:type="spellEnd"/>
      <w:r w:rsidR="00293963"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gọi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293963">
        <w:rPr>
          <w:rFonts w:ascii="Times New Roman" w:hAnsi="Times New Roman" w:cs="Times New Roman"/>
          <w:lang w:val="en-US"/>
        </w:rPr>
        <w:t>cần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có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thời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gian</w:t>
      </w:r>
      <w:proofErr w:type="spellEnd"/>
      <w:r w:rsidR="00293963"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truyền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và</w:t>
      </w:r>
      <w:proofErr w:type="spellEnd"/>
      <w:r w:rsidRPr="002939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3963">
        <w:rPr>
          <w:rFonts w:ascii="Times New Roman" w:hAnsi="Times New Roman" w:cs="Times New Roman"/>
          <w:lang w:val="en-US"/>
        </w:rPr>
        <w:t>nhận</w:t>
      </w:r>
      <w:proofErr w:type="spellEnd"/>
      <w:r w:rsidRPr="00293963">
        <w:rPr>
          <w:rFonts w:ascii="Times New Roman" w:hAnsi="Times New Roman" w:cs="Times New Roman"/>
          <w:lang w:val="en-US"/>
        </w:rPr>
        <w:t>).</w:t>
      </w:r>
    </w:p>
    <w:p w14:paraId="320DBC1E" w14:textId="253934AD" w:rsidR="007A52B7" w:rsidRPr="005C0E85" w:rsidRDefault="00D67E8C" w:rsidP="007A52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052A45">
        <w:rPr>
          <w:rFonts w:ascii="Times New Roman" w:hAnsi="Times New Roman" w:cs="Times New Roman"/>
          <w:b/>
          <w:lang w:val="en-US"/>
        </w:rPr>
        <w:t>Future</w:t>
      </w:r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23116D">
        <w:rPr>
          <w:rFonts w:ascii="Times New Roman" w:hAnsi="Times New Roman" w:cs="Times New Roman"/>
          <w:lang w:val="en-US"/>
        </w:rPr>
        <w:t>chỉ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định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các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đối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tượng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được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trả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về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trong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tương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lai, </w:t>
      </w:r>
      <w:proofErr w:type="spellStart"/>
      <w:r w:rsidR="0023116D">
        <w:rPr>
          <w:rFonts w:ascii="Times New Roman" w:hAnsi="Times New Roman" w:cs="Times New Roman"/>
          <w:lang w:val="en-US"/>
        </w:rPr>
        <w:t>khi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đó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các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đối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tượng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được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chỉ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định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không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nhất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thiết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phải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được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gán</w:t>
      </w:r>
      <w:proofErr w:type="spellEnd"/>
      <w:r w:rsidR="002311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116D">
        <w:rPr>
          <w:rFonts w:ascii="Times New Roman" w:hAnsi="Times New Roman" w:cs="Times New Roman"/>
          <w:lang w:val="en-US"/>
        </w:rPr>
        <w:t>ngay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52A45">
        <w:rPr>
          <w:rFonts w:ascii="Times New Roman" w:hAnsi="Times New Roman" w:cs="Times New Roman"/>
          <w:lang w:val="en-US"/>
        </w:rPr>
        <w:t>dùng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trong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các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tác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vụ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bất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đồng</w:t>
      </w:r>
      <w:proofErr w:type="spellEnd"/>
      <w:r w:rsidR="00052A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2A45">
        <w:rPr>
          <w:rFonts w:ascii="Times New Roman" w:hAnsi="Times New Roman" w:cs="Times New Roman"/>
          <w:lang w:val="en-US"/>
        </w:rPr>
        <w:t>bộ</w:t>
      </w:r>
      <w:proofErr w:type="spellEnd"/>
      <w:r w:rsidR="00052A45">
        <w:rPr>
          <w:rFonts w:ascii="Times New Roman" w:hAnsi="Times New Roman" w:cs="Times New Roman"/>
          <w:lang w:val="en-US"/>
        </w:rPr>
        <w:t>.</w:t>
      </w:r>
    </w:p>
    <w:p w14:paraId="3D1E8E04" w14:textId="77777777" w:rsidR="007C4B6A" w:rsidRPr="007C4B6A" w:rsidRDefault="00E12883" w:rsidP="007A52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</w:t>
      </w:r>
      <w:r w:rsidRPr="00E12883">
        <w:rPr>
          <w:rFonts w:ascii="Times New Roman" w:hAnsi="Times New Roman" w:cs="Times New Roman"/>
          <w:b/>
          <w:bCs/>
          <w:lang w:val="en-US"/>
        </w:rPr>
        <w:t>wait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="00DD60DA">
        <w:rPr>
          <w:rFonts w:ascii="Times New Roman" w:hAnsi="Times New Roman" w:cs="Times New Roman"/>
          <w:lang w:val="en-US"/>
        </w:rPr>
        <w:t>dùng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để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đợi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giá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trị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trả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về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từ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một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hàm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bất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đồng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60DA">
        <w:rPr>
          <w:rFonts w:ascii="Times New Roman" w:hAnsi="Times New Roman" w:cs="Times New Roman"/>
          <w:lang w:val="en-US"/>
        </w:rPr>
        <w:t>bộ</w:t>
      </w:r>
      <w:proofErr w:type="spellEnd"/>
      <w:r w:rsidR="00DD60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F681A">
        <w:rPr>
          <w:rFonts w:ascii="Times New Roman" w:hAnsi="Times New Roman" w:cs="Times New Roman"/>
          <w:lang w:val="en-US"/>
        </w:rPr>
        <w:t>giúp</w:t>
      </w:r>
      <w:proofErr w:type="spellEnd"/>
      <w:r w:rsidR="003F68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81A">
        <w:rPr>
          <w:rFonts w:ascii="Times New Roman" w:hAnsi="Times New Roman" w:cs="Times New Roman"/>
          <w:lang w:val="en-US"/>
        </w:rPr>
        <w:t>chuyển</w:t>
      </w:r>
      <w:proofErr w:type="spellEnd"/>
      <w:r w:rsidR="003F68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681A">
        <w:rPr>
          <w:rFonts w:ascii="Times New Roman" w:hAnsi="Times New Roman" w:cs="Times New Roman"/>
          <w:lang w:val="en-US"/>
        </w:rPr>
        <w:t>đổi</w:t>
      </w:r>
      <w:proofErr w:type="spellEnd"/>
      <w:r w:rsidR="003F68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E769D">
        <w:rPr>
          <w:rFonts w:ascii="Times New Roman" w:hAnsi="Times New Roman" w:cs="Times New Roman"/>
          <w:lang w:val="en-US"/>
        </w:rPr>
        <w:t>một</w:t>
      </w:r>
      <w:proofErr w:type="spellEnd"/>
      <w:r w:rsidR="008E769D">
        <w:rPr>
          <w:rFonts w:ascii="Times New Roman" w:hAnsi="Times New Roman" w:cs="Times New Roman"/>
          <w:lang w:val="en-US"/>
        </w:rPr>
        <w:t xml:space="preserve"> “Future” </w:t>
      </w:r>
      <w:proofErr w:type="spellStart"/>
      <w:r w:rsidR="007C4B6A">
        <w:rPr>
          <w:rFonts w:ascii="Times New Roman" w:hAnsi="Times New Roman" w:cs="Times New Roman"/>
          <w:lang w:val="en-US"/>
        </w:rPr>
        <w:t>về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giá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trị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trả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về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của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hàm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bất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dồng</w:t>
      </w:r>
      <w:proofErr w:type="spellEnd"/>
      <w:r w:rsidR="007C4B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C4B6A">
        <w:rPr>
          <w:rFonts w:ascii="Times New Roman" w:hAnsi="Times New Roman" w:cs="Times New Roman"/>
          <w:lang w:val="en-US"/>
        </w:rPr>
        <w:t>bộ</w:t>
      </w:r>
      <w:proofErr w:type="spellEnd"/>
      <w:r w:rsidR="007C4B6A">
        <w:rPr>
          <w:rFonts w:ascii="Times New Roman" w:hAnsi="Times New Roman" w:cs="Times New Roman"/>
          <w:lang w:val="en-US"/>
        </w:rPr>
        <w:t>.</w:t>
      </w:r>
    </w:p>
    <w:p w14:paraId="75C1CF3A" w14:textId="6EF33CA9" w:rsidR="00052A45" w:rsidRPr="00E12883" w:rsidRDefault="007C4B6A" w:rsidP="007A52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async</w:t>
      </w:r>
      <w:r w:rsidR="00996D1A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proofErr w:type="gramStart"/>
      <w:r w:rsidR="00996D1A">
        <w:rPr>
          <w:rFonts w:ascii="Times New Roman" w:hAnsi="Times New Roman" w:cs="Times New Roman"/>
          <w:lang w:val="en-US"/>
        </w:rPr>
        <w:t>chỉ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định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một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hàm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là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bất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đồng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bộ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01D4A">
        <w:rPr>
          <w:rFonts w:ascii="Times New Roman" w:hAnsi="Times New Roman" w:cs="Times New Roman"/>
          <w:lang w:val="en-US"/>
        </w:rPr>
        <w:t>một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hàm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có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r w:rsidR="00F01D4A">
        <w:rPr>
          <w:rFonts w:ascii="Times New Roman" w:hAnsi="Times New Roman" w:cs="Times New Roman"/>
          <w:lang w:val="en-US"/>
        </w:rPr>
        <w:t xml:space="preserve">await </w:t>
      </w:r>
      <w:proofErr w:type="spellStart"/>
      <w:r w:rsidR="00F01D4A">
        <w:rPr>
          <w:rFonts w:ascii="Times New Roman" w:hAnsi="Times New Roman" w:cs="Times New Roman"/>
          <w:lang w:val="en-US"/>
        </w:rPr>
        <w:t>thì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phải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chỉ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định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hàm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đó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bất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đồng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01D4A">
        <w:rPr>
          <w:rFonts w:ascii="Times New Roman" w:hAnsi="Times New Roman" w:cs="Times New Roman"/>
          <w:lang w:val="en-US"/>
        </w:rPr>
        <w:t>bộ</w:t>
      </w:r>
      <w:proofErr w:type="spellEnd"/>
      <w:proofErr w:type="gramEnd"/>
      <w:r w:rsidR="00F01D4A">
        <w:rPr>
          <w:rFonts w:ascii="Times New Roman" w:hAnsi="Times New Roman" w:cs="Times New Roman"/>
          <w:lang w:val="en-US"/>
        </w:rPr>
        <w:t>.</w:t>
      </w:r>
      <w:r w:rsidR="00E1288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B22F68F" w14:textId="0A21DE14" w:rsidR="005677C1" w:rsidRPr="005C0E85" w:rsidRDefault="005677C1" w:rsidP="00AA05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C0E85">
        <w:rPr>
          <w:rFonts w:ascii="Times New Roman" w:hAnsi="Times New Roman" w:cs="Times New Roman"/>
          <w:lang w:val="en-US"/>
        </w:rPr>
        <w:t>Kỹ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thuật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để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chuyển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đổi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dữ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liệu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dạng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Pr="005C0E85">
        <w:rPr>
          <w:rFonts w:ascii="Times New Roman" w:hAnsi="Times New Roman" w:cs="Times New Roman"/>
          <w:lang w:val="en-US"/>
        </w:rPr>
        <w:t>về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các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đối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tượng</w:t>
      </w:r>
      <w:proofErr w:type="spellEnd"/>
      <w:r w:rsidR="00AA0502"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trong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dart.</w:t>
      </w:r>
    </w:p>
    <w:p w14:paraId="566E57AB" w14:textId="2E210028" w:rsidR="00021B5B" w:rsidRDefault="005677C1" w:rsidP="00175F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C0E85">
        <w:rPr>
          <w:rFonts w:ascii="Times New Roman" w:hAnsi="Times New Roman" w:cs="Times New Roman"/>
          <w:lang w:val="en-US"/>
        </w:rPr>
        <w:t>Vì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dữ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liệu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được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trả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96D1A">
        <w:rPr>
          <w:rFonts w:ascii="Times New Roman" w:hAnsi="Times New Roman" w:cs="Times New Roman"/>
          <w:lang w:val="en-US"/>
        </w:rPr>
        <w:t>về</w:t>
      </w:r>
      <w:proofErr w:type="spellEnd"/>
      <w:r w:rsidR="00996D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tử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5C0E85">
        <w:rPr>
          <w:rFonts w:ascii="Times New Roman" w:hAnsi="Times New Roman" w:cs="Times New Roman"/>
          <w:lang w:val="en-US"/>
        </w:rPr>
        <w:t>không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có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cấu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trúc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rõ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ràng</w:t>
      </w:r>
      <w:proofErr w:type="spellEnd"/>
      <w:r w:rsidRPr="005C0E85">
        <w:rPr>
          <w:rFonts w:ascii="Times New Roman" w:hAnsi="Times New Roman" w:cs="Times New Roman"/>
          <w:lang w:val="en-US"/>
        </w:rPr>
        <w:t>,</w:t>
      </w:r>
      <w:r w:rsidR="00AA0502"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chúng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Pr="005C0E85">
        <w:rPr>
          <w:rFonts w:ascii="Times New Roman" w:hAnsi="Times New Roman" w:cs="Times New Roman"/>
          <w:lang w:val="en-US"/>
        </w:rPr>
        <w:t>nên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chuyển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đổi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về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các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đối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tượng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rõ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ràng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để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dễ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dàng</w:t>
      </w:r>
      <w:proofErr w:type="spellEnd"/>
      <w:r w:rsidR="00AA0502"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xử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lí</w:t>
      </w:r>
      <w:proofErr w:type="spellEnd"/>
      <w:r w:rsidR="00F01D4A">
        <w:rPr>
          <w:rFonts w:ascii="Times New Roman" w:hAnsi="Times New Roman" w:cs="Times New Roman"/>
          <w:lang w:val="en-US"/>
        </w:rPr>
        <w:t xml:space="preserve">: </w:t>
      </w:r>
    </w:p>
    <w:p w14:paraId="4D3DDC1D" w14:textId="7714A0BC" w:rsidR="00F01D4A" w:rsidRPr="00175FC2" w:rsidRDefault="00445683" w:rsidP="00F01D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Dart </w:t>
      </w:r>
      <w:proofErr w:type="spellStart"/>
      <w:r>
        <w:rPr>
          <w:rFonts w:ascii="Times New Roman" w:hAnsi="Times New Roman" w:cs="Times New Roman"/>
          <w:lang w:val="en-US"/>
        </w:rPr>
        <w:t>cung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cấp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lang w:val="en-US"/>
        </w:rPr>
        <w:t>gói</w:t>
      </w:r>
      <w:proofErr w:type="spellEnd"/>
      <w:r>
        <w:rPr>
          <w:rFonts w:ascii="Times New Roman" w:hAnsi="Times New Roman" w:cs="Times New Roman"/>
          <w:lang w:val="en-US"/>
        </w:rPr>
        <w:t xml:space="preserve"> “dart: convert” </w:t>
      </w:r>
      <w:proofErr w:type="spellStart"/>
      <w:r>
        <w:rPr>
          <w:rFonts w:ascii="Times New Roman" w:hAnsi="Times New Roman" w:cs="Times New Roman"/>
          <w:lang w:val="en-US"/>
        </w:rPr>
        <w:t>giúp</w:t>
      </w:r>
      <w:proofErr w:type="spellEnd"/>
      <w:r>
        <w:rPr>
          <w:rFonts w:ascii="Times New Roman" w:hAnsi="Times New Roman" w:cs="Times New Roman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lang w:val="en-US"/>
        </w:rPr>
        <w:t>chuyển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đổi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dữ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liệu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dạng</w:t>
      </w:r>
      <w:proofErr w:type="spellEnd"/>
      <w:r>
        <w:rPr>
          <w:rFonts w:ascii="Times New Roman" w:hAnsi="Times New Roman" w:cs="Times New Roman"/>
          <w:lang w:val="en-US"/>
        </w:rPr>
        <w:t xml:space="preserve"> JSON </w:t>
      </w:r>
      <w:proofErr w:type="spellStart"/>
      <w:r>
        <w:rPr>
          <w:rFonts w:ascii="Times New Roman" w:hAnsi="Times New Roman" w:cs="Times New Roman"/>
          <w:lang w:val="en-US"/>
        </w:rPr>
        <w:t>về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các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đối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tượng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trong</w:t>
      </w:r>
      <w:proofErr w:type="spellEnd"/>
      <w:r>
        <w:rPr>
          <w:rFonts w:ascii="Times New Roman" w:hAnsi="Times New Roman" w:cs="Times New Roman"/>
          <w:lang w:val="en-US"/>
        </w:rPr>
        <w:t xml:space="preserve"> Dart.</w:t>
      </w:r>
    </w:p>
    <w:p w14:paraId="432C593C" w14:textId="791E4001" w:rsidR="00445683" w:rsidRPr="00175FC2" w:rsidRDefault="004C6CDA" w:rsidP="00F01D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Để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chuyển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đổi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dữ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liệu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kiểu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JSON </w:t>
      </w:r>
      <w:proofErr w:type="spellStart"/>
      <w:r w:rsidR="00E26717">
        <w:rPr>
          <w:rFonts w:ascii="Times New Roman" w:hAnsi="Times New Roman" w:cs="Times New Roman"/>
          <w:lang w:val="en-US"/>
        </w:rPr>
        <w:t>về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dối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tượng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6717">
        <w:rPr>
          <w:rFonts w:ascii="Times New Roman" w:hAnsi="Times New Roman" w:cs="Times New Roman"/>
          <w:lang w:val="en-US"/>
        </w:rPr>
        <w:t>trong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Dart ta </w:t>
      </w:r>
      <w:proofErr w:type="spellStart"/>
      <w:proofErr w:type="gramStart"/>
      <w:r w:rsidR="00E26717">
        <w:rPr>
          <w:rFonts w:ascii="Times New Roman" w:hAnsi="Times New Roman" w:cs="Times New Roman"/>
          <w:lang w:val="en-US"/>
        </w:rPr>
        <w:t>dùng</w:t>
      </w:r>
      <w:proofErr w:type="spellEnd"/>
      <w:r w:rsidR="00E26717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E2671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26717">
        <w:rPr>
          <w:rFonts w:ascii="Times New Roman" w:hAnsi="Times New Roman" w:cs="Times New Roman"/>
          <w:lang w:val="en-US"/>
        </w:rPr>
        <w:t>jsonDecode</w:t>
      </w:r>
      <w:proofErr w:type="spellEnd"/>
      <w:r w:rsidR="00E26717">
        <w:rPr>
          <w:rFonts w:ascii="Times New Roman" w:hAnsi="Times New Roman" w:cs="Times New Roman"/>
          <w:lang w:val="en-US"/>
        </w:rPr>
        <w:t>(</w:t>
      </w:r>
      <w:proofErr w:type="gramEnd"/>
      <w:r w:rsidR="00E26717">
        <w:rPr>
          <w:rFonts w:ascii="Times New Roman" w:hAnsi="Times New Roman" w:cs="Times New Roman"/>
          <w:lang w:val="en-US"/>
        </w:rPr>
        <w:t>)</w:t>
      </w:r>
    </w:p>
    <w:p w14:paraId="4CB77605" w14:textId="10328975" w:rsidR="00E26717" w:rsidRPr="00175FC2" w:rsidRDefault="00E26717" w:rsidP="00F01D4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Để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chuyển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dổi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07E5">
        <w:rPr>
          <w:rFonts w:ascii="Times New Roman" w:hAnsi="Times New Roman" w:cs="Times New Roman"/>
          <w:lang w:val="en-US"/>
        </w:rPr>
        <w:t>một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07E5">
        <w:rPr>
          <w:rFonts w:ascii="Times New Roman" w:hAnsi="Times New Roman" w:cs="Times New Roman"/>
          <w:lang w:val="en-US"/>
        </w:rPr>
        <w:t>đối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07E5">
        <w:rPr>
          <w:rFonts w:ascii="Times New Roman" w:hAnsi="Times New Roman" w:cs="Times New Roman"/>
          <w:lang w:val="en-US"/>
        </w:rPr>
        <w:t>tượng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07E5">
        <w:rPr>
          <w:rFonts w:ascii="Times New Roman" w:hAnsi="Times New Roman" w:cs="Times New Roman"/>
          <w:lang w:val="en-US"/>
        </w:rPr>
        <w:t>trong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Dart </w:t>
      </w:r>
      <w:proofErr w:type="spellStart"/>
      <w:r w:rsidR="004207E5">
        <w:rPr>
          <w:rFonts w:ascii="Times New Roman" w:hAnsi="Times New Roman" w:cs="Times New Roman"/>
          <w:lang w:val="en-US"/>
        </w:rPr>
        <w:t>theo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207E5">
        <w:rPr>
          <w:rFonts w:ascii="Times New Roman" w:hAnsi="Times New Roman" w:cs="Times New Roman"/>
          <w:lang w:val="en-US"/>
        </w:rPr>
        <w:t>dạng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 JSON ta </w:t>
      </w:r>
      <w:proofErr w:type="spellStart"/>
      <w:r w:rsidR="004207E5">
        <w:rPr>
          <w:rFonts w:ascii="Times New Roman" w:hAnsi="Times New Roman" w:cs="Times New Roman"/>
          <w:lang w:val="en-US"/>
        </w:rPr>
        <w:t>dùng</w:t>
      </w:r>
      <w:proofErr w:type="spellEnd"/>
      <w:r w:rsidR="004207E5">
        <w:rPr>
          <w:rFonts w:ascii="Times New Roman" w:hAnsi="Times New Roman" w:cs="Times New Roman"/>
          <w:lang w:val="en-US"/>
        </w:rPr>
        <w:t xml:space="preserve">: </w:t>
      </w:r>
      <w:proofErr w:type="spellStart"/>
      <w:proofErr w:type="gramStart"/>
      <w:r w:rsidR="004207E5">
        <w:rPr>
          <w:rFonts w:ascii="Times New Roman" w:hAnsi="Times New Roman" w:cs="Times New Roman"/>
          <w:lang w:val="en-US"/>
        </w:rPr>
        <w:t>jsonEncode</w:t>
      </w:r>
      <w:proofErr w:type="spellEnd"/>
      <w:r w:rsidR="004207E5">
        <w:rPr>
          <w:rFonts w:ascii="Times New Roman" w:hAnsi="Times New Roman" w:cs="Times New Roman"/>
          <w:lang w:val="en-US"/>
        </w:rPr>
        <w:t>(</w:t>
      </w:r>
      <w:proofErr w:type="gramEnd"/>
      <w:r w:rsidR="004207E5">
        <w:rPr>
          <w:rFonts w:ascii="Times New Roman" w:hAnsi="Times New Roman" w:cs="Times New Roman"/>
          <w:lang w:val="en-US"/>
        </w:rPr>
        <w:t>).</w:t>
      </w:r>
    </w:p>
    <w:p w14:paraId="3870562D" w14:textId="77777777" w:rsidR="00021B5B" w:rsidRPr="005C0E85" w:rsidRDefault="00021B5B" w:rsidP="00021B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C0E85">
        <w:rPr>
          <w:rFonts w:ascii="Times New Roman" w:hAnsi="Times New Roman" w:cs="Times New Roman"/>
          <w:lang w:val="en-US"/>
        </w:rPr>
        <w:t>Để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có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thể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thực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hiện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các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yêu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cầu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về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HTTP, Flutter </w:t>
      </w:r>
      <w:proofErr w:type="spellStart"/>
      <w:r w:rsidRPr="005C0E85">
        <w:rPr>
          <w:rFonts w:ascii="Times New Roman" w:hAnsi="Times New Roman" w:cs="Times New Roman"/>
          <w:lang w:val="en-US"/>
        </w:rPr>
        <w:t>hỗ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trỡ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5C0E85">
        <w:rPr>
          <w:rFonts w:ascii="Times New Roman" w:hAnsi="Times New Roman" w:cs="Times New Roman"/>
          <w:lang w:val="en-US"/>
        </w:rPr>
        <w:t>thư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viện</w:t>
      </w:r>
      <w:proofErr w:type="spellEnd"/>
      <w:r w:rsidRPr="005C0E85">
        <w:rPr>
          <w:rFonts w:ascii="Times New Roman" w:hAnsi="Times New Roman" w:cs="Times New Roman"/>
          <w:lang w:val="en-US"/>
        </w:rPr>
        <w:t>:</w:t>
      </w:r>
    </w:p>
    <w:p w14:paraId="48A6E16D" w14:textId="77777777" w:rsidR="00021B5B" w:rsidRPr="005C0E85" w:rsidRDefault="00021B5B" w:rsidP="00021B5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5C0E85">
        <w:rPr>
          <w:rFonts w:ascii="Times New Roman" w:hAnsi="Times New Roman" w:cs="Times New Roman"/>
          <w:lang w:val="en-US"/>
        </w:rPr>
        <w:t>Truyền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C0E85">
        <w:rPr>
          <w:rFonts w:ascii="Times New Roman" w:hAnsi="Times New Roman" w:cs="Times New Roman"/>
          <w:lang w:val="en-US"/>
        </w:rPr>
        <w:t>thống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C0E85">
        <w:rPr>
          <w:rFonts w:ascii="Times New Roman" w:hAnsi="Times New Roman" w:cs="Times New Roman"/>
          <w:lang w:val="en-US"/>
        </w:rPr>
        <w:t xml:space="preserve"> http → </w:t>
      </w:r>
      <w:proofErr w:type="spellStart"/>
      <w:r w:rsidRPr="005C0E85">
        <w:rPr>
          <w:rFonts w:ascii="Times New Roman" w:hAnsi="Times New Roman" w:cs="Times New Roman"/>
          <w:lang w:val="en-US"/>
        </w:rPr>
        <w:t>khá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phổ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biến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C0E85">
        <w:rPr>
          <w:rFonts w:ascii="Times New Roman" w:hAnsi="Times New Roman" w:cs="Times New Roman"/>
          <w:lang w:val="en-US"/>
        </w:rPr>
        <w:t>dễ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xài</w:t>
      </w:r>
      <w:proofErr w:type="spellEnd"/>
      <w:r w:rsidRPr="005C0E85">
        <w:rPr>
          <w:rFonts w:ascii="Times New Roman" w:hAnsi="Times New Roman" w:cs="Times New Roman"/>
          <w:lang w:val="en-US"/>
        </w:rPr>
        <w:t>.</w:t>
      </w:r>
    </w:p>
    <w:p w14:paraId="2B6FF9F5" w14:textId="536BA24A" w:rsidR="00F532C3" w:rsidRPr="005C0E85" w:rsidRDefault="00021B5B" w:rsidP="00021B5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en-US"/>
        </w:rPr>
      </w:pPr>
      <w:proofErr w:type="spellStart"/>
      <w:r w:rsidRPr="005C0E85">
        <w:rPr>
          <w:rFonts w:ascii="Times New Roman" w:hAnsi="Times New Roman" w:cs="Times New Roman"/>
          <w:lang w:val="en-US"/>
        </w:rPr>
        <w:t>Nâng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C0E85">
        <w:rPr>
          <w:rFonts w:ascii="Times New Roman" w:hAnsi="Times New Roman" w:cs="Times New Roman"/>
          <w:lang w:val="en-US"/>
        </w:rPr>
        <w:t>cao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dio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→ </w:t>
      </w:r>
      <w:proofErr w:type="spellStart"/>
      <w:r w:rsidRPr="005C0E85">
        <w:rPr>
          <w:rFonts w:ascii="Times New Roman" w:hAnsi="Times New Roman" w:cs="Times New Roman"/>
          <w:lang w:val="en-US"/>
        </w:rPr>
        <w:t>hỗ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trỡ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nhiều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tính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năng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hơn</w:t>
      </w:r>
      <w:proofErr w:type="spellEnd"/>
      <w:r w:rsidRPr="005C0E85">
        <w:rPr>
          <w:rFonts w:ascii="Times New Roman" w:hAnsi="Times New Roman" w:cs="Times New Roman"/>
          <w:lang w:val="en-US"/>
        </w:rPr>
        <w:t>.</w:t>
      </w:r>
    </w:p>
    <w:p w14:paraId="08A59FFD" w14:textId="2A35CBEC" w:rsidR="00AF7897" w:rsidRPr="005C0E85" w:rsidRDefault="00CC2AFA" w:rsidP="00FA59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C0E85">
        <w:rPr>
          <w:rFonts w:ascii="Times New Roman" w:hAnsi="Times New Roman" w:cs="Times New Roman"/>
          <w:lang w:val="en-US"/>
        </w:rPr>
        <w:t xml:space="preserve">Cài </w:t>
      </w:r>
      <w:proofErr w:type="spellStart"/>
      <w:r w:rsidRPr="005C0E85">
        <w:rPr>
          <w:rFonts w:ascii="Times New Roman" w:hAnsi="Times New Roman" w:cs="Times New Roman"/>
          <w:lang w:val="en-US"/>
        </w:rPr>
        <w:t>đặt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gói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trong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C0E85">
        <w:rPr>
          <w:rFonts w:ascii="Times New Roman" w:hAnsi="Times New Roman" w:cs="Times New Roman"/>
          <w:lang w:val="en-US"/>
        </w:rPr>
        <w:t>tệp</w:t>
      </w:r>
      <w:proofErr w:type="spellEnd"/>
      <w:r w:rsidRPr="005C0E8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C0E85">
        <w:rPr>
          <w:rFonts w:ascii="Times New Roman" w:hAnsi="Times New Roman" w:cs="Times New Roman"/>
          <w:lang w:val="en-US"/>
        </w:rPr>
        <w:t>pubspec.yaml</w:t>
      </w:r>
      <w:proofErr w:type="spellEnd"/>
      <w:proofErr w:type="gramEnd"/>
      <w:r w:rsidRPr="005C0E85">
        <w:rPr>
          <w:rFonts w:ascii="Times New Roman" w:hAnsi="Times New Roman" w:cs="Times New Roman"/>
          <w:lang w:val="en-US"/>
        </w:rPr>
        <w:t>:</w:t>
      </w:r>
    </w:p>
    <w:p w14:paraId="4D6CAE51" w14:textId="77777777" w:rsidR="00776BD6" w:rsidRPr="005C0E85" w:rsidRDefault="00776BD6" w:rsidP="00776BD6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3D1DAA" w14:paraId="36B2F177" w14:textId="77777777" w:rsidTr="00C80AB1">
        <w:tc>
          <w:tcPr>
            <w:tcW w:w="8647" w:type="dxa"/>
          </w:tcPr>
          <w:p w14:paraId="1C5652CB" w14:textId="7C56400D" w:rsidR="003D1DAA" w:rsidRDefault="005C0E85" w:rsidP="005C0E85">
            <w:pPr>
              <w:pStyle w:val="ListParagraph"/>
              <w:ind w:left="0"/>
              <w:jc w:val="center"/>
              <w:rPr>
                <w:lang w:val="en-US"/>
              </w:rPr>
            </w:pPr>
            <w:r w:rsidRPr="007D79E1">
              <w:rPr>
                <w:noProof/>
                <w:lang w:val="en-US"/>
              </w:rPr>
              <w:drawing>
                <wp:inline distT="0" distB="0" distL="0" distR="0" wp14:anchorId="13E42FA2" wp14:editId="4D424745">
                  <wp:extent cx="4295776" cy="1047750"/>
                  <wp:effectExtent l="0" t="0" r="9525" b="0"/>
                  <wp:docPr id="98668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6894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907" cy="10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60154" w14:textId="77777777" w:rsidR="003D1DAA" w:rsidRPr="00776BD6" w:rsidRDefault="003D1DAA" w:rsidP="003D1DAA">
      <w:pPr>
        <w:pStyle w:val="ListParagraph"/>
        <w:rPr>
          <w:rFonts w:ascii="Times New Roman" w:hAnsi="Times New Roman" w:cs="Times New Roman"/>
          <w:lang w:val="en-US"/>
        </w:rPr>
      </w:pPr>
    </w:p>
    <w:p w14:paraId="511E57F2" w14:textId="7B9C1E95" w:rsidR="00913FD6" w:rsidRDefault="00AD3655" w:rsidP="00913F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776BD6">
        <w:rPr>
          <w:rFonts w:ascii="Times New Roman" w:hAnsi="Times New Roman" w:cs="Times New Roman"/>
          <w:lang w:val="en-US"/>
        </w:rPr>
        <w:t>Thêm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các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gói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vào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chương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76BD6">
        <w:rPr>
          <w:rFonts w:ascii="Times New Roman" w:hAnsi="Times New Roman" w:cs="Times New Roman"/>
          <w:lang w:val="en-US"/>
        </w:rPr>
        <w:t>trình</w:t>
      </w:r>
      <w:proofErr w:type="spellEnd"/>
      <w:r w:rsidR="006B22DA" w:rsidRPr="00776BD6">
        <w:rPr>
          <w:rFonts w:ascii="Times New Roman" w:hAnsi="Times New Roman" w:cs="Times New Roman"/>
          <w:lang w:val="en-US"/>
        </w:rPr>
        <w:t>;</w:t>
      </w:r>
      <w:proofErr w:type="gramEnd"/>
    </w:p>
    <w:p w14:paraId="056DB5D5" w14:textId="77777777" w:rsidR="00776BD6" w:rsidRPr="00776BD6" w:rsidRDefault="00776BD6" w:rsidP="00913F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6B22DA" w14:paraId="4B09ECC4" w14:textId="77777777" w:rsidTr="00C80AB1">
        <w:tc>
          <w:tcPr>
            <w:tcW w:w="8647" w:type="dxa"/>
          </w:tcPr>
          <w:p w14:paraId="490E7777" w14:textId="1C23D077" w:rsidR="006B22DA" w:rsidRDefault="005C0E85" w:rsidP="005C0E85">
            <w:pPr>
              <w:jc w:val="center"/>
              <w:rPr>
                <w:lang w:val="en-US"/>
              </w:rPr>
            </w:pPr>
            <w:r w:rsidRPr="00307D9C">
              <w:rPr>
                <w:noProof/>
                <w:lang w:val="en-US"/>
              </w:rPr>
              <w:drawing>
                <wp:inline distT="0" distB="0" distL="0" distR="0" wp14:anchorId="25013807" wp14:editId="78CFBC7B">
                  <wp:extent cx="4789715" cy="666750"/>
                  <wp:effectExtent l="0" t="0" r="0" b="0"/>
                  <wp:docPr id="2043741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7417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433" cy="66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1A173" w14:textId="77777777" w:rsidR="00E15379" w:rsidRPr="00E15379" w:rsidRDefault="00E15379" w:rsidP="00E15379">
      <w:pPr>
        <w:rPr>
          <w:rFonts w:ascii="Times New Roman" w:hAnsi="Times New Roman" w:cs="Times New Roman"/>
          <w:lang w:val="en-US"/>
        </w:rPr>
      </w:pPr>
    </w:p>
    <w:p w14:paraId="65717406" w14:textId="74E80FA9" w:rsidR="006B22DA" w:rsidRPr="00E76685" w:rsidRDefault="007E2F4B" w:rsidP="00246FEA">
      <w:pPr>
        <w:pStyle w:val="ListParagraph"/>
        <w:numPr>
          <w:ilvl w:val="0"/>
          <w:numId w:val="10"/>
        </w:numPr>
        <w:outlineLvl w:val="1"/>
        <w:rPr>
          <w:rFonts w:ascii="Times New Roman" w:hAnsi="Times New Roman" w:cs="Times New Roman"/>
          <w:lang w:val="en-US"/>
        </w:rPr>
      </w:pPr>
      <w:bookmarkStart w:id="6" w:name="_Toc212470521"/>
      <w:r>
        <w:rPr>
          <w:rFonts w:ascii="Times New Roman" w:hAnsi="Times New Roman" w:cs="Times New Roman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RESTful API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gói</w:t>
      </w:r>
      <w:proofErr w:type="spellEnd"/>
      <w:r>
        <w:rPr>
          <w:rFonts w:ascii="Times New Roman" w:hAnsi="Times New Roman" w:cs="Times New Roman"/>
          <w:lang w:val="en-US"/>
        </w:rPr>
        <w:t xml:space="preserve"> HTTP.</w:t>
      </w:r>
      <w:bookmarkEnd w:id="6"/>
    </w:p>
    <w:p w14:paraId="25FD9D83" w14:textId="292F1246" w:rsidR="00307D9C" w:rsidRPr="00A0279F" w:rsidRDefault="00611115" w:rsidP="00307D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A0279F">
        <w:rPr>
          <w:rFonts w:ascii="Times New Roman" w:hAnsi="Times New Roman" w:cs="Times New Roman"/>
          <w:lang w:val="en-US"/>
        </w:rPr>
        <w:t>Thêm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gói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để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chuyển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đối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từ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định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279F">
        <w:rPr>
          <w:rFonts w:ascii="Times New Roman" w:hAnsi="Times New Roman" w:cs="Times New Roman"/>
          <w:lang w:val="en-US"/>
        </w:rPr>
        <w:t>dạng</w:t>
      </w:r>
      <w:proofErr w:type="spellEnd"/>
      <w:r w:rsidRPr="00A0279F">
        <w:rPr>
          <w:rFonts w:ascii="Times New Roman" w:hAnsi="Times New Roman" w:cs="Times New Roman"/>
          <w:lang w:val="en-US"/>
        </w:rPr>
        <w:t xml:space="preserve"> JSON:</w:t>
      </w:r>
    </w:p>
    <w:p w14:paraId="6C64D520" w14:textId="77777777" w:rsidR="00A0279F" w:rsidRPr="00A0279F" w:rsidRDefault="00A0279F" w:rsidP="00A0279F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7"/>
      </w:tblGrid>
      <w:tr w:rsidR="00A454B7" w14:paraId="139936BA" w14:textId="77777777" w:rsidTr="00D73291">
        <w:trPr>
          <w:jc w:val="center"/>
        </w:trPr>
        <w:tc>
          <w:tcPr>
            <w:tcW w:w="8647" w:type="dxa"/>
          </w:tcPr>
          <w:p w14:paraId="3807857F" w14:textId="3F983E15" w:rsidR="00A454B7" w:rsidRDefault="005C0E85" w:rsidP="005C0E85">
            <w:pPr>
              <w:pStyle w:val="ListParagraph"/>
              <w:ind w:left="0"/>
              <w:jc w:val="center"/>
              <w:rPr>
                <w:lang w:val="en-US"/>
              </w:rPr>
            </w:pPr>
            <w:r w:rsidRPr="00A339F4">
              <w:rPr>
                <w:noProof/>
                <w:lang w:val="en-US"/>
              </w:rPr>
              <w:drawing>
                <wp:inline distT="0" distB="0" distL="0" distR="0" wp14:anchorId="4E9274C2" wp14:editId="2B2EBA5B">
                  <wp:extent cx="4672057" cy="266323"/>
                  <wp:effectExtent l="0" t="0" r="0" b="635"/>
                  <wp:docPr id="190948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4845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779" cy="27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48F7A" w14:textId="77777777" w:rsidR="00A454B7" w:rsidRDefault="00A454B7" w:rsidP="00A454B7">
      <w:pPr>
        <w:pStyle w:val="ListParagraph"/>
        <w:rPr>
          <w:lang w:val="en-US"/>
        </w:rPr>
      </w:pPr>
    </w:p>
    <w:p w14:paraId="5A6F2B3A" w14:textId="59567E17" w:rsidR="00AD4B1C" w:rsidRPr="00504D04" w:rsidRDefault="00834275" w:rsidP="00AD4B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4D04">
        <w:rPr>
          <w:rFonts w:ascii="Times New Roman" w:hAnsi="Times New Roman" w:cs="Times New Roman"/>
          <w:lang w:val="en-US"/>
        </w:rPr>
        <w:t>Sử</w:t>
      </w:r>
      <w:proofErr w:type="spellEnd"/>
      <w:r w:rsidRPr="00504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4D04">
        <w:rPr>
          <w:rFonts w:ascii="Times New Roman" w:hAnsi="Times New Roman" w:cs="Times New Roman"/>
          <w:lang w:val="en-US"/>
        </w:rPr>
        <w:t>dụng</w:t>
      </w:r>
      <w:proofErr w:type="spellEnd"/>
      <w:r w:rsidRPr="00504D04">
        <w:rPr>
          <w:rFonts w:ascii="Times New Roman" w:hAnsi="Times New Roman" w:cs="Times New Roman"/>
          <w:lang w:val="en-US"/>
        </w:rPr>
        <w:t xml:space="preserve"> HTTP GET request: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222"/>
      </w:tblGrid>
      <w:tr w:rsidR="00296A1E" w14:paraId="5A4FAEC0" w14:textId="77777777" w:rsidTr="00C84110">
        <w:tc>
          <w:tcPr>
            <w:tcW w:w="8222" w:type="dxa"/>
          </w:tcPr>
          <w:p w14:paraId="031F1405" w14:textId="49BDF878" w:rsidR="00296A1E" w:rsidRDefault="0044183D" w:rsidP="00C132AE">
            <w:pPr>
              <w:pStyle w:val="ListParagraph"/>
              <w:ind w:left="0"/>
              <w:jc w:val="center"/>
              <w:rPr>
                <w:lang w:val="en-US"/>
              </w:rPr>
            </w:pPr>
            <w:r w:rsidRPr="0044183D">
              <w:rPr>
                <w:noProof/>
                <w:lang w:val="en-US"/>
              </w:rPr>
              <w:lastRenderedPageBreak/>
              <w:drawing>
                <wp:inline distT="0" distB="0" distL="0" distR="0" wp14:anchorId="17F1F0CF" wp14:editId="1B6AF2D5">
                  <wp:extent cx="4358368" cy="2252876"/>
                  <wp:effectExtent l="0" t="0" r="4445" b="0"/>
                  <wp:docPr id="189853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39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566" cy="2255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33A58" w14:textId="77777777" w:rsidR="00296A1E" w:rsidRPr="00B84A64" w:rsidRDefault="00296A1E" w:rsidP="00296A1E">
      <w:pPr>
        <w:pStyle w:val="ListParagraph"/>
        <w:rPr>
          <w:rFonts w:ascii="Times New Roman" w:hAnsi="Times New Roman" w:cs="Times New Roman"/>
          <w:lang w:val="en-US"/>
        </w:rPr>
      </w:pPr>
    </w:p>
    <w:p w14:paraId="69DF2469" w14:textId="251C02F7" w:rsidR="00DD734F" w:rsidRPr="00B84A64" w:rsidRDefault="00861926" w:rsidP="00DD73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B84A64">
        <w:rPr>
          <w:rFonts w:ascii="Times New Roman" w:hAnsi="Times New Roman" w:cs="Times New Roman"/>
          <w:lang w:val="en-US"/>
        </w:rPr>
        <w:t>Ứng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dụng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lấy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bài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viết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từ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JSONplaceholder</w:t>
      </w:r>
      <w:proofErr w:type="spellEnd"/>
      <w:r w:rsidRPr="00B84A64">
        <w:rPr>
          <w:rFonts w:ascii="Times New Roman" w:hAnsi="Times New Roman" w:cs="Times New Roman"/>
          <w:lang w:val="en-US"/>
        </w:rPr>
        <w:t>:</w:t>
      </w:r>
    </w:p>
    <w:p w14:paraId="2E71F126" w14:textId="113FBE4B" w:rsidR="00861926" w:rsidRPr="00B84A64" w:rsidRDefault="006F2F97" w:rsidP="006F2F9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B84A64">
        <w:rPr>
          <w:rFonts w:ascii="Times New Roman" w:hAnsi="Times New Roman" w:cs="Times New Roman"/>
          <w:lang w:val="en-US"/>
        </w:rPr>
        <w:t xml:space="preserve">Ta </w:t>
      </w:r>
      <w:proofErr w:type="spellStart"/>
      <w:r w:rsidRPr="00B84A64">
        <w:rPr>
          <w:rFonts w:ascii="Times New Roman" w:hAnsi="Times New Roman" w:cs="Times New Roman"/>
          <w:lang w:val="en-US"/>
        </w:rPr>
        <w:t>nên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tạp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1 Class Post </w:t>
      </w:r>
      <w:proofErr w:type="spellStart"/>
      <w:r w:rsidRPr="00B84A64">
        <w:rPr>
          <w:rFonts w:ascii="Times New Roman" w:hAnsi="Times New Roman" w:cs="Times New Roman"/>
          <w:lang w:val="en-US"/>
        </w:rPr>
        <w:t>để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giúp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4A64">
        <w:rPr>
          <w:rFonts w:ascii="Times New Roman" w:hAnsi="Times New Roman" w:cs="Times New Roman"/>
          <w:lang w:val="en-US"/>
        </w:rPr>
        <w:t>chúng</w:t>
      </w:r>
      <w:proofErr w:type="spellEnd"/>
      <w:r w:rsidRPr="00B84A64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lưu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trữ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và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thao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tác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dữ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liệu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cách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dễ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dàng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434D" w:rsidRPr="00B84A64">
        <w:rPr>
          <w:rFonts w:ascii="Times New Roman" w:hAnsi="Times New Roman" w:cs="Times New Roman"/>
          <w:lang w:val="en-US"/>
        </w:rPr>
        <w:t>hơn</w:t>
      </w:r>
      <w:proofErr w:type="spellEnd"/>
      <w:r w:rsidR="004A434D" w:rsidRPr="00B84A64">
        <w:rPr>
          <w:rFonts w:ascii="Times New Roman" w:hAnsi="Times New Roman" w:cs="Times New Roman"/>
          <w:lang w:val="en-US"/>
        </w:rPr>
        <w:t>:</w:t>
      </w:r>
    </w:p>
    <w:p w14:paraId="40DBC03C" w14:textId="77777777" w:rsidR="00A0279F" w:rsidRPr="00B84A64" w:rsidRDefault="00A0279F" w:rsidP="00A0279F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222"/>
      </w:tblGrid>
      <w:tr w:rsidR="00456203" w14:paraId="21857DE2" w14:textId="77777777" w:rsidTr="00A85001">
        <w:tc>
          <w:tcPr>
            <w:tcW w:w="8222" w:type="dxa"/>
          </w:tcPr>
          <w:p w14:paraId="402333C2" w14:textId="436CF122" w:rsidR="00456203" w:rsidRDefault="00941819" w:rsidP="00E93D0D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52D09DEF" wp14:editId="36D60E6C">
                      <wp:simplePos x="0" y="0"/>
                      <wp:positionH relativeFrom="column">
                        <wp:posOffset>3984451</wp:posOffset>
                      </wp:positionH>
                      <wp:positionV relativeFrom="paragraph">
                        <wp:posOffset>2162463</wp:posOffset>
                      </wp:positionV>
                      <wp:extent cx="26640" cy="165240"/>
                      <wp:effectExtent l="133350" t="133350" r="126365" b="139700"/>
                      <wp:wrapNone/>
                      <wp:docPr id="751178063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4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644B05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4" o:spid="_x0000_s1026" type="#_x0000_t75" style="position:absolute;margin-left:308.9pt;margin-top:165.3pt;width:11.8pt;height:22.9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">
                      <v:imagedata r:id="rId22" o:title=""/>
                    </v:shape>
                  </w:pict>
                </mc:Fallback>
              </mc:AlternateContent>
            </w:r>
            <w:r w:rsidR="00E93D0D">
              <w:rPr>
                <w:noProof/>
                <w:lang w:val="en-US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59C45672" wp14:editId="278CD019">
                      <wp:simplePos x="0" y="0"/>
                      <wp:positionH relativeFrom="column">
                        <wp:posOffset>770948</wp:posOffset>
                      </wp:positionH>
                      <wp:positionV relativeFrom="paragraph">
                        <wp:posOffset>1477645</wp:posOffset>
                      </wp:positionV>
                      <wp:extent cx="32385" cy="239395"/>
                      <wp:effectExtent l="133350" t="133350" r="139065" b="122555"/>
                      <wp:wrapNone/>
                      <wp:docPr id="674512804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385" cy="2393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167567" id="Ink 12" o:spid="_x0000_s1026" type="#_x0000_t75" style="position:absolute;margin-left:55.85pt;margin-top:111.4pt;width:12.2pt;height:28.7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">
                      <v:imagedata r:id="rId24" o:title=""/>
                    </v:shape>
                  </w:pict>
                </mc:Fallback>
              </mc:AlternateContent>
            </w:r>
            <w:r w:rsidR="00E93D0D">
              <w:rPr>
                <w:noProof/>
                <w:lang w:val="en-US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557E9EA2" wp14:editId="17376A55">
                      <wp:simplePos x="0" y="0"/>
                      <wp:positionH relativeFrom="column">
                        <wp:posOffset>818573</wp:posOffset>
                      </wp:positionH>
                      <wp:positionV relativeFrom="paragraph">
                        <wp:posOffset>1736090</wp:posOffset>
                      </wp:positionV>
                      <wp:extent cx="0" cy="31115"/>
                      <wp:effectExtent l="133350" t="133350" r="76200" b="140335"/>
                      <wp:wrapNone/>
                      <wp:docPr id="6619452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31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3E7C5E" id="Ink 13" o:spid="_x0000_s1026" type="#_x0000_t75" style="position:absolute;margin-left:64.45pt;margin-top:131.9pt;width:0;height:12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">
                      <v:imagedata r:id="rId26" o:title=""/>
                    </v:shape>
                  </w:pict>
                </mc:Fallback>
              </mc:AlternateContent>
            </w:r>
            <w:r w:rsidR="00E93D0D">
              <w:rPr>
                <w:noProof/>
                <w:lang w:val="en-US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07903FD3" wp14:editId="456B75D3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622935</wp:posOffset>
                      </wp:positionV>
                      <wp:extent cx="59055" cy="46355"/>
                      <wp:effectExtent l="38100" t="38100" r="36195" b="48895"/>
                      <wp:wrapNone/>
                      <wp:docPr id="45769901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055" cy="463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3FAC78" id="Ink 7" o:spid="_x0000_s1026" type="#_x0000_t75" style="position:absolute;margin-left:69pt;margin-top:48.55pt;width:5.6pt;height:4.6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">
                      <v:imagedata r:id="rId28" o:title=""/>
                    </v:shape>
                  </w:pict>
                </mc:Fallback>
              </mc:AlternateContent>
            </w:r>
            <w:r w:rsidR="00E93D0D">
              <w:rPr>
                <w:noProof/>
                <w:lang w:val="en-US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2ABFE1CD" wp14:editId="2180D541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622935</wp:posOffset>
                      </wp:positionV>
                      <wp:extent cx="26670" cy="0"/>
                      <wp:effectExtent l="133350" t="133350" r="87630" b="133350"/>
                      <wp:wrapNone/>
                      <wp:docPr id="208435920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7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AC085B" id="Ink 9" o:spid="_x0000_s1026" type="#_x0000_t75" style="position:absolute;margin-left:62.45pt;margin-top:49.05pt;width:11.85pt;height:0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">
                      <v:imagedata r:id="rId30" o:title=""/>
                    </v:shape>
                  </w:pict>
                </mc:Fallback>
              </mc:AlternateContent>
            </w:r>
            <w:r w:rsidR="0053029C" w:rsidRPr="0053029C">
              <w:rPr>
                <w:noProof/>
                <w:lang w:val="en-US"/>
              </w:rPr>
              <w:drawing>
                <wp:inline distT="0" distB="0" distL="0" distR="0" wp14:anchorId="10F88FE3" wp14:editId="27F43620">
                  <wp:extent cx="3172268" cy="2343477"/>
                  <wp:effectExtent l="0" t="0" r="9525" b="0"/>
                  <wp:docPr id="15001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0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47F6A" w14:textId="77777777" w:rsidR="004B46A2" w:rsidRPr="00860E01" w:rsidRDefault="004B46A2" w:rsidP="0045620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0A92F9B" w14:textId="0340CA38" w:rsidR="00456203" w:rsidRPr="00860E01" w:rsidRDefault="0053029C" w:rsidP="00E83F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860E01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C3AA419" wp14:editId="24F7EF20">
                <wp:simplePos x="0" y="0"/>
                <wp:positionH relativeFrom="column">
                  <wp:posOffset>375411</wp:posOffset>
                </wp:positionH>
                <wp:positionV relativeFrom="paragraph">
                  <wp:posOffset>539519</wp:posOffset>
                </wp:positionV>
                <wp:extent cx="360" cy="360"/>
                <wp:effectExtent l="38100" t="38100" r="38100" b="38100"/>
                <wp:wrapNone/>
                <wp:docPr id="562115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22FE9" id="Ink 2" o:spid="_x0000_s1026" type="#_x0000_t75" style="position:absolute;margin-left:29.05pt;margin-top:42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Cp7YLrTAQAAnQQAABAAAAAAAAAAAAAA&#10;AAAA0wMAAGRycy9pbmsvaW5rMS54bWxQSwECLQAUAAYACAAAACEAHTZsiNsAAAAHAQAADwAAAAAA&#10;AAAAAAAAAADUBQAAZHJzL2Rvd25yZXYueG1sUEsBAi0AFAAGAAgAAAAhAHkYvJ2/AAAAIQEAABkA&#10;AAAAAAAAAAAAAAAA3AYAAGRycy9fcmVscy9lMm9Eb2MueG1sLnJlbHNQSwUGAAAAAAYABgB4AQAA&#10;0gcAAAAA&#10;">
                <v:imagedata r:id="rId33" o:title=""/>
              </v:shape>
            </w:pict>
          </mc:Fallback>
        </mc:AlternateContent>
      </w:r>
      <w:r w:rsidR="005A04DD" w:rsidRPr="00860E01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="005A04DD" w:rsidRPr="00860E01">
        <w:rPr>
          <w:rFonts w:ascii="Times New Roman" w:hAnsi="Times New Roman" w:cs="Times New Roman"/>
          <w:lang w:val="en-US"/>
        </w:rPr>
        <w:t>trường</w:t>
      </w:r>
      <w:proofErr w:type="spellEnd"/>
      <w:r w:rsidR="005A04DD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A04DD" w:rsidRPr="00860E01">
        <w:rPr>
          <w:rFonts w:ascii="Times New Roman" w:hAnsi="Times New Roman" w:cs="Times New Roman"/>
          <w:lang w:val="en-US"/>
        </w:rPr>
        <w:t>dữ</w:t>
      </w:r>
      <w:proofErr w:type="spellEnd"/>
      <w:r w:rsidR="005A04DD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A04DD" w:rsidRPr="00860E01">
        <w:rPr>
          <w:rFonts w:ascii="Times New Roman" w:hAnsi="Times New Roman" w:cs="Times New Roman"/>
          <w:lang w:val="en-US"/>
        </w:rPr>
        <w:t>liệu</w:t>
      </w:r>
      <w:proofErr w:type="spellEnd"/>
      <w:r w:rsidR="005A04DD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73FE7" w:rsidRPr="00860E01">
        <w:rPr>
          <w:rFonts w:ascii="Times New Roman" w:hAnsi="Times New Roman" w:cs="Times New Roman"/>
          <w:lang w:val="en-US"/>
        </w:rPr>
        <w:t>được</w:t>
      </w:r>
      <w:proofErr w:type="spellEnd"/>
      <w:r w:rsidR="00273FE7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73FE7" w:rsidRPr="00860E01">
        <w:rPr>
          <w:rFonts w:ascii="Times New Roman" w:hAnsi="Times New Roman" w:cs="Times New Roman"/>
          <w:lang w:val="en-US"/>
        </w:rPr>
        <w:t>tổ</w:t>
      </w:r>
      <w:proofErr w:type="spellEnd"/>
      <w:r w:rsidR="00273FE7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73FE7" w:rsidRPr="00860E01">
        <w:rPr>
          <w:rFonts w:ascii="Times New Roman" w:hAnsi="Times New Roman" w:cs="Times New Roman"/>
          <w:lang w:val="en-US"/>
        </w:rPr>
        <w:t>chức</w:t>
      </w:r>
      <w:proofErr w:type="spellEnd"/>
      <w:r w:rsidR="00273FE7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73FE7" w:rsidRPr="00860E01">
        <w:rPr>
          <w:rFonts w:ascii="Times New Roman" w:hAnsi="Times New Roman" w:cs="Times New Roman"/>
          <w:lang w:val="en-US"/>
        </w:rPr>
        <w:t>trong</w:t>
      </w:r>
      <w:proofErr w:type="spellEnd"/>
      <w:r w:rsidR="00273FE7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C270F" w:rsidRPr="00860E01">
        <w:rPr>
          <w:rFonts w:ascii="Times New Roman" w:hAnsi="Times New Roman" w:cs="Times New Roman"/>
          <w:lang w:val="en-US"/>
        </w:rPr>
        <w:t>jsonplaceholder</w:t>
      </w:r>
      <w:proofErr w:type="spellEnd"/>
      <w:r w:rsidR="00AC270F" w:rsidRPr="00860E01">
        <w:rPr>
          <w:rFonts w:ascii="Times New Roman" w:hAnsi="Times New Roman" w:cs="Times New Roman"/>
          <w:lang w:val="en-US"/>
        </w:rPr>
        <w:t xml:space="preserve">/post </w:t>
      </w:r>
      <w:proofErr w:type="spellStart"/>
      <w:r w:rsidR="00AC270F" w:rsidRPr="00860E01">
        <w:rPr>
          <w:rFonts w:ascii="Times New Roman" w:hAnsi="Times New Roman" w:cs="Times New Roman"/>
          <w:lang w:val="en-US"/>
        </w:rPr>
        <w:t>như</w:t>
      </w:r>
      <w:proofErr w:type="spellEnd"/>
      <w:r w:rsidR="00AC270F" w:rsidRPr="00860E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C270F" w:rsidRPr="00860E01">
        <w:rPr>
          <w:rFonts w:ascii="Times New Roman" w:hAnsi="Times New Roman" w:cs="Times New Roman"/>
          <w:lang w:val="en-US"/>
        </w:rPr>
        <w:t>sau</w:t>
      </w:r>
      <w:proofErr w:type="spellEnd"/>
      <w:r w:rsidR="00AC270F" w:rsidRPr="00860E01">
        <w:rPr>
          <w:rFonts w:ascii="Times New Roman" w:hAnsi="Times New Roman" w:cs="Times New Roman"/>
          <w:lang w:val="en-US"/>
        </w:rPr>
        <w:t>:</w:t>
      </w:r>
    </w:p>
    <w:p w14:paraId="172B8B38" w14:textId="77777777" w:rsidR="00860E01" w:rsidRDefault="00860E01" w:rsidP="00860E01">
      <w:pPr>
        <w:pStyle w:val="ListParagraph"/>
        <w:ind w:left="1440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59"/>
      </w:tblGrid>
      <w:tr w:rsidR="00AC270F" w14:paraId="3073ED6B" w14:textId="77777777" w:rsidTr="00C80AB1">
        <w:trPr>
          <w:jc w:val="center"/>
        </w:trPr>
        <w:tc>
          <w:tcPr>
            <w:tcW w:w="8359" w:type="dxa"/>
          </w:tcPr>
          <w:p w14:paraId="1AB5185A" w14:textId="6A83664F" w:rsidR="00AC270F" w:rsidRDefault="008C3F54" w:rsidP="00C84110">
            <w:pPr>
              <w:jc w:val="center"/>
              <w:rPr>
                <w:lang w:val="en-US"/>
              </w:rPr>
            </w:pPr>
            <w:r w:rsidRPr="008C3F54">
              <w:rPr>
                <w:noProof/>
                <w:lang w:val="en-US"/>
              </w:rPr>
              <w:drawing>
                <wp:inline distT="0" distB="0" distL="0" distR="0" wp14:anchorId="4DF8D95D" wp14:editId="5EB79781">
                  <wp:extent cx="3077004" cy="1162212"/>
                  <wp:effectExtent l="0" t="0" r="9525" b="0"/>
                  <wp:docPr id="205021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21097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A51CF2" w14:textId="77777777" w:rsidR="00AC270F" w:rsidRDefault="00AC270F" w:rsidP="00AC270F">
      <w:pPr>
        <w:rPr>
          <w:lang w:val="en-US"/>
        </w:rPr>
      </w:pPr>
    </w:p>
    <w:p w14:paraId="2E1F9C24" w14:textId="7FE5D0AE" w:rsidR="008C3F54" w:rsidRPr="000D7A7F" w:rsidRDefault="00CD1FD3" w:rsidP="006265D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0D7A7F">
        <w:rPr>
          <w:rFonts w:ascii="Times New Roman" w:hAnsi="Times New Roman" w:cs="Times New Roman"/>
          <w:lang w:val="en-US"/>
        </w:rPr>
        <w:t xml:space="preserve">Demo code: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93"/>
      </w:tblGrid>
      <w:tr w:rsidR="00D9428D" w14:paraId="4E677B3E" w14:textId="77777777" w:rsidTr="00C80AB1">
        <w:trPr>
          <w:jc w:val="center"/>
        </w:trPr>
        <w:tc>
          <w:tcPr>
            <w:tcW w:w="8493" w:type="dxa"/>
          </w:tcPr>
          <w:p w14:paraId="61106E61" w14:textId="087CB2C2" w:rsidR="00D9428D" w:rsidRDefault="00D9428D" w:rsidP="00C84110">
            <w:pPr>
              <w:pStyle w:val="ListParagraph"/>
              <w:ind w:left="0"/>
              <w:jc w:val="center"/>
              <w:rPr>
                <w:lang w:val="en-US"/>
              </w:rPr>
            </w:pPr>
            <w:r w:rsidRPr="00D9428D">
              <w:rPr>
                <w:noProof/>
                <w:lang w:val="en-US"/>
              </w:rPr>
              <w:lastRenderedPageBreak/>
              <w:drawing>
                <wp:inline distT="0" distB="0" distL="0" distR="0" wp14:anchorId="32E26371" wp14:editId="6ABB98AC">
                  <wp:extent cx="4324512" cy="2669268"/>
                  <wp:effectExtent l="0" t="0" r="0" b="0"/>
                  <wp:docPr id="1598985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857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3" cy="267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28D" w14:paraId="7915DFB7" w14:textId="77777777" w:rsidTr="00C80AB1">
        <w:trPr>
          <w:jc w:val="center"/>
        </w:trPr>
        <w:tc>
          <w:tcPr>
            <w:tcW w:w="8493" w:type="dxa"/>
          </w:tcPr>
          <w:p w14:paraId="72EFEAF6" w14:textId="51F343F3" w:rsidR="00D9428D" w:rsidRPr="00C84110" w:rsidRDefault="00D9428D" w:rsidP="00C841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84110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C84110">
              <w:rPr>
                <w:rFonts w:ascii="Times New Roman" w:hAnsi="Times New Roman" w:cs="Times New Roman"/>
                <w:lang w:val="en-US"/>
              </w:rPr>
              <w:t xml:space="preserve"> 2: demo </w:t>
            </w:r>
            <w:proofErr w:type="spellStart"/>
            <w:r w:rsidRPr="00C84110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C8411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84110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C84110">
              <w:rPr>
                <w:rFonts w:ascii="Times New Roman" w:hAnsi="Times New Roman" w:cs="Times New Roman"/>
                <w:lang w:val="en-US"/>
              </w:rPr>
              <w:t xml:space="preserve"> HTTP GET</w:t>
            </w:r>
          </w:p>
        </w:tc>
      </w:tr>
    </w:tbl>
    <w:p w14:paraId="0D2C13B8" w14:textId="77777777" w:rsidR="00681F6B" w:rsidRDefault="00681F6B" w:rsidP="00CD1FD3">
      <w:pPr>
        <w:pStyle w:val="ListParagraph"/>
        <w:rPr>
          <w:lang w:val="en-US"/>
        </w:rPr>
      </w:pPr>
    </w:p>
    <w:p w14:paraId="6FB4B99C" w14:textId="5F86AB20" w:rsidR="006265D9" w:rsidRPr="00C84110" w:rsidRDefault="00FA6DA7" w:rsidP="006265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C84110">
        <w:rPr>
          <w:rFonts w:ascii="Times New Roman" w:hAnsi="Times New Roman" w:cs="Times New Roman"/>
          <w:lang w:val="en-US"/>
        </w:rPr>
        <w:t>Sử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dụng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HTTP POST:</w:t>
      </w:r>
    </w:p>
    <w:p w14:paraId="33D44D07" w14:textId="5EC3130E" w:rsidR="00951D7E" w:rsidRPr="00C84110" w:rsidRDefault="00374E6D" w:rsidP="00374E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C84110">
        <w:rPr>
          <w:rFonts w:ascii="Times New Roman" w:hAnsi="Times New Roman" w:cs="Times New Roman"/>
          <w:lang w:val="en-US"/>
        </w:rPr>
        <w:t>Để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có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thể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sử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dụng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phương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thức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post, ta </w:t>
      </w:r>
      <w:proofErr w:type="spellStart"/>
      <w:r w:rsidRPr="00C84110">
        <w:rPr>
          <w:rFonts w:ascii="Times New Roman" w:hAnsi="Times New Roman" w:cs="Times New Roman"/>
          <w:lang w:val="en-US"/>
        </w:rPr>
        <w:t>cần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phải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có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phần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r w:rsidRPr="00374E6D">
        <w:rPr>
          <w:rFonts w:ascii="Times New Roman" w:hAnsi="Times New Roman" w:cs="Times New Roman"/>
          <w:lang w:val="en-US"/>
        </w:rPr>
        <w:t xml:space="preserve">"payload" </w:t>
      </w:r>
      <w:proofErr w:type="gramStart"/>
      <w:r w:rsidRPr="00374E6D">
        <w:rPr>
          <w:rFonts w:ascii="Times New Roman" w:hAnsi="Times New Roman" w:cs="Times New Roman"/>
          <w:lang w:val="en-US"/>
        </w:rPr>
        <w:t xml:space="preserve">( </w:t>
      </w:r>
      <w:proofErr w:type="spellStart"/>
      <w:r w:rsidRPr="00374E6D">
        <w:rPr>
          <w:rFonts w:ascii="Times New Roman" w:hAnsi="Times New Roman" w:cs="Times New Roman"/>
          <w:lang w:val="en-US"/>
        </w:rPr>
        <w:t>dữ</w:t>
      </w:r>
      <w:proofErr w:type="spellEnd"/>
      <w:proofErr w:type="gramEnd"/>
      <w:r w:rsidRPr="00374E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4E6D">
        <w:rPr>
          <w:rFonts w:ascii="Times New Roman" w:hAnsi="Times New Roman" w:cs="Times New Roman"/>
          <w:lang w:val="en-US"/>
        </w:rPr>
        <w:t>liệu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4E6D">
        <w:rPr>
          <w:rFonts w:ascii="Times New Roman" w:hAnsi="Times New Roman" w:cs="Times New Roman"/>
          <w:lang w:val="en-US"/>
        </w:rPr>
        <w:t>cần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4E6D">
        <w:rPr>
          <w:rFonts w:ascii="Times New Roman" w:hAnsi="Times New Roman" w:cs="Times New Roman"/>
          <w:lang w:val="en-US"/>
        </w:rPr>
        <w:t>tải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4E6D">
        <w:rPr>
          <w:rFonts w:ascii="Times New Roman" w:hAnsi="Times New Roman" w:cs="Times New Roman"/>
          <w:lang w:val="en-US"/>
        </w:rPr>
        <w:t>lên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374E6D">
        <w:rPr>
          <w:rFonts w:ascii="Times New Roman" w:hAnsi="Times New Roman" w:cs="Times New Roman"/>
          <w:lang w:val="en-US"/>
        </w:rPr>
        <w:t>và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74E6D">
        <w:rPr>
          <w:rFonts w:ascii="Times New Roman" w:hAnsi="Times New Roman" w:cs="Times New Roman"/>
          <w:lang w:val="en-US"/>
        </w:rPr>
        <w:t>phần</w:t>
      </w:r>
      <w:proofErr w:type="spellEnd"/>
      <w:r w:rsidRPr="00374E6D">
        <w:rPr>
          <w:rFonts w:ascii="Times New Roman" w:hAnsi="Times New Roman" w:cs="Times New Roman"/>
          <w:lang w:val="en-US"/>
        </w:rPr>
        <w:t xml:space="preserve"> headers</w:t>
      </w:r>
      <w:r w:rsidR="009A3C05" w:rsidRPr="00C84110">
        <w:rPr>
          <w:rFonts w:ascii="Times New Roman" w:hAnsi="Times New Roman" w:cs="Times New Roman"/>
          <w:lang w:val="en-US"/>
        </w:rPr>
        <w:t>.</w:t>
      </w:r>
    </w:p>
    <w:p w14:paraId="79E6D82A" w14:textId="085736C2" w:rsidR="009A3C05" w:rsidRPr="00C84110" w:rsidRDefault="00D65A59" w:rsidP="00374E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C84110">
        <w:rPr>
          <w:rFonts w:ascii="Times New Roman" w:hAnsi="Times New Roman" w:cs="Times New Roman"/>
          <w:lang w:val="en-US"/>
        </w:rPr>
        <w:t>Phần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headers </w:t>
      </w:r>
      <w:proofErr w:type="spellStart"/>
      <w:r w:rsidRPr="00C84110">
        <w:rPr>
          <w:rFonts w:ascii="Times New Roman" w:hAnsi="Times New Roman" w:cs="Times New Roman"/>
          <w:lang w:val="en-US"/>
        </w:rPr>
        <w:t>thường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là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một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cặp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khóa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giá</w:t>
      </w:r>
      <w:proofErr w:type="spellEnd"/>
      <w:r w:rsidRPr="00C841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110">
        <w:rPr>
          <w:rFonts w:ascii="Times New Roman" w:hAnsi="Times New Roman" w:cs="Times New Roman"/>
          <w:lang w:val="en-US"/>
        </w:rPr>
        <w:t>trị</w:t>
      </w:r>
      <w:proofErr w:type="spellEnd"/>
      <w:r w:rsidRPr="00C84110">
        <w:rPr>
          <w:rFonts w:ascii="Times New Roman" w:hAnsi="Times New Roman" w:cs="Times New Roman"/>
          <w:lang w:val="en-US"/>
        </w:rPr>
        <w:t>.</w:t>
      </w:r>
    </w:p>
    <w:p w14:paraId="098E4E89" w14:textId="77777777" w:rsidR="000D7A7F" w:rsidRPr="00C84110" w:rsidRDefault="000D7A7F" w:rsidP="00783478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05"/>
      </w:tblGrid>
      <w:tr w:rsidR="00214926" w14:paraId="39C7B5F2" w14:textId="77777777" w:rsidTr="00C80AB1">
        <w:tc>
          <w:tcPr>
            <w:tcW w:w="8505" w:type="dxa"/>
          </w:tcPr>
          <w:p w14:paraId="41E99A0D" w14:textId="62D63E6E" w:rsidR="00214926" w:rsidRDefault="00CA4897" w:rsidP="00BE7403">
            <w:pPr>
              <w:jc w:val="center"/>
              <w:rPr>
                <w:lang w:val="en-US"/>
              </w:rPr>
            </w:pPr>
            <w:r w:rsidRPr="00CA4897">
              <w:rPr>
                <w:noProof/>
                <w:lang w:val="en-US"/>
              </w:rPr>
              <w:drawing>
                <wp:inline distT="0" distB="0" distL="0" distR="0" wp14:anchorId="5025EAA3" wp14:editId="248ABD5A">
                  <wp:extent cx="5082267" cy="1869813"/>
                  <wp:effectExtent l="0" t="0" r="4445" b="0"/>
                  <wp:docPr id="947613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1361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111" cy="1871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1E611" w14:textId="77777777" w:rsidR="00214926" w:rsidRPr="000D7A7F" w:rsidRDefault="00214926" w:rsidP="00214926">
      <w:pPr>
        <w:rPr>
          <w:rFonts w:ascii="Times New Roman" w:hAnsi="Times New Roman" w:cs="Times New Roman"/>
          <w:lang w:val="en-US"/>
        </w:rPr>
      </w:pPr>
    </w:p>
    <w:p w14:paraId="2EB6193D" w14:textId="7AE0891B" w:rsidR="003129AD" w:rsidRPr="000D7A7F" w:rsidRDefault="003129AD" w:rsidP="003129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0D7A7F">
        <w:rPr>
          <w:rFonts w:ascii="Times New Roman" w:hAnsi="Times New Roman" w:cs="Times New Roman"/>
          <w:lang w:val="en-US"/>
        </w:rPr>
        <w:t>Sử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dụng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HTTP PUT:</w:t>
      </w:r>
    </w:p>
    <w:p w14:paraId="70151F36" w14:textId="216131ED" w:rsidR="003129AD" w:rsidRPr="000D7A7F" w:rsidRDefault="003129AD" w:rsidP="003129A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0D7A7F">
        <w:rPr>
          <w:rFonts w:ascii="Times New Roman" w:hAnsi="Times New Roman" w:cs="Times New Roman"/>
          <w:lang w:val="en-US"/>
        </w:rPr>
        <w:t>Giống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với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phương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thức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post, ta </w:t>
      </w:r>
      <w:proofErr w:type="spellStart"/>
      <w:r w:rsidRPr="000D7A7F">
        <w:rPr>
          <w:rFonts w:ascii="Times New Roman" w:hAnsi="Times New Roman" w:cs="Times New Roman"/>
          <w:lang w:val="en-US"/>
        </w:rPr>
        <w:t>cũng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cần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có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phần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payload </w:t>
      </w:r>
      <w:proofErr w:type="spellStart"/>
      <w:r w:rsidRPr="000D7A7F">
        <w:rPr>
          <w:rFonts w:ascii="Times New Roman" w:hAnsi="Times New Roman" w:cs="Times New Roman"/>
          <w:lang w:val="en-US"/>
        </w:rPr>
        <w:t>và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phần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header.</w:t>
      </w:r>
    </w:p>
    <w:p w14:paraId="0B16A745" w14:textId="17BB152C" w:rsidR="003129AD" w:rsidRPr="000D7A7F" w:rsidRDefault="00B24310" w:rsidP="00B2431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0D7A7F">
        <w:rPr>
          <w:rFonts w:ascii="Times New Roman" w:hAnsi="Times New Roman" w:cs="Times New Roman"/>
          <w:lang w:val="en-US"/>
        </w:rPr>
        <w:t xml:space="preserve">Ta </w:t>
      </w:r>
      <w:proofErr w:type="spellStart"/>
      <w:r w:rsidRPr="000D7A7F">
        <w:rPr>
          <w:rFonts w:ascii="Times New Roman" w:hAnsi="Times New Roman" w:cs="Times New Roman"/>
          <w:lang w:val="en-US"/>
        </w:rPr>
        <w:t>cần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xác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định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cần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phần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tử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muốn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thay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đổi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D7A7F">
        <w:rPr>
          <w:rFonts w:ascii="Times New Roman" w:hAnsi="Times New Roman" w:cs="Times New Roman"/>
          <w:lang w:val="en-US"/>
        </w:rPr>
        <w:t>thông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thường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0D7A7F">
        <w:rPr>
          <w:rFonts w:ascii="Times New Roman" w:hAnsi="Times New Roman" w:cs="Times New Roman"/>
          <w:lang w:val="en-US"/>
        </w:rPr>
        <w:t>các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địa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chỉ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0D7A7F">
        <w:rPr>
          <w:rFonts w:ascii="Times New Roman" w:hAnsi="Times New Roman" w:cs="Times New Roman"/>
          <w:lang w:val="en-US"/>
        </w:rPr>
        <w:t>được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máy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chủ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D7A7F">
        <w:rPr>
          <w:rFonts w:ascii="Times New Roman" w:hAnsi="Times New Roman" w:cs="Times New Roman"/>
          <w:lang w:val="en-US"/>
        </w:rPr>
        <w:t>cấp,nó</w:t>
      </w:r>
      <w:proofErr w:type="spellEnd"/>
      <w:proofErr w:type="gram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là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trường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id ở </w:t>
      </w:r>
      <w:proofErr w:type="spellStart"/>
      <w:r w:rsidRPr="000D7A7F">
        <w:rPr>
          <w:rFonts w:ascii="Times New Roman" w:hAnsi="Times New Roman" w:cs="Times New Roman"/>
          <w:lang w:val="en-US"/>
        </w:rPr>
        <w:t>trong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định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7A7F">
        <w:rPr>
          <w:rFonts w:ascii="Times New Roman" w:hAnsi="Times New Roman" w:cs="Times New Roman"/>
          <w:lang w:val="en-US"/>
        </w:rPr>
        <w:t>dạng</w:t>
      </w:r>
      <w:proofErr w:type="spellEnd"/>
      <w:r w:rsidRPr="000D7A7F">
        <w:rPr>
          <w:rFonts w:ascii="Times New Roman" w:hAnsi="Times New Roman" w:cs="Times New Roman"/>
          <w:lang w:val="en-US"/>
        </w:rPr>
        <w:t xml:space="preserve"> JASON.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29"/>
      </w:tblGrid>
      <w:tr w:rsidR="00AE5F3B" w14:paraId="23C41A11" w14:textId="77777777" w:rsidTr="00C80AB1">
        <w:tc>
          <w:tcPr>
            <w:tcW w:w="8929" w:type="dxa"/>
          </w:tcPr>
          <w:p w14:paraId="54A6F2F9" w14:textId="27278679" w:rsidR="00AE5F3B" w:rsidRDefault="00AE5F3B" w:rsidP="00BE7403">
            <w:pPr>
              <w:jc w:val="center"/>
              <w:rPr>
                <w:lang w:val="en-US"/>
              </w:rPr>
            </w:pPr>
            <w:r w:rsidRPr="00AE5F3B">
              <w:rPr>
                <w:noProof/>
                <w:lang w:val="en-US"/>
              </w:rPr>
              <w:lastRenderedPageBreak/>
              <w:drawing>
                <wp:inline distT="0" distB="0" distL="0" distR="0" wp14:anchorId="325EA155" wp14:editId="63911E21">
                  <wp:extent cx="5283201" cy="1912587"/>
                  <wp:effectExtent l="0" t="0" r="0" b="0"/>
                  <wp:docPr id="32933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3318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489" cy="191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720BB" w14:textId="77777777" w:rsidR="00AE5F3B" w:rsidRDefault="00AE5F3B" w:rsidP="00AE5F3B">
      <w:pPr>
        <w:rPr>
          <w:lang w:val="en-US"/>
        </w:rPr>
      </w:pPr>
    </w:p>
    <w:p w14:paraId="55463D9D" w14:textId="5A79B989" w:rsidR="00AE5F3B" w:rsidRPr="0050155E" w:rsidRDefault="00FB0CBB" w:rsidP="00FB0C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HTTP DELETE:</w:t>
      </w:r>
    </w:p>
    <w:p w14:paraId="5A8F3C4C" w14:textId="052BA710" w:rsidR="00FB0CBB" w:rsidRDefault="00E17D97" w:rsidP="00E17D9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xóa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50155E">
        <w:rPr>
          <w:rFonts w:ascii="Times New Roman" w:hAnsi="Times New Roman" w:cs="Times New Roman"/>
          <w:lang w:val="en-US"/>
        </w:rPr>
        <w:t>phần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, ta </w:t>
      </w:r>
      <w:proofErr w:type="spellStart"/>
      <w:r w:rsidRPr="0050155E">
        <w:rPr>
          <w:rFonts w:ascii="Times New Roman" w:hAnsi="Times New Roman" w:cs="Times New Roman"/>
          <w:lang w:val="en-US"/>
        </w:rPr>
        <w:t>chỉ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định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địa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chỉ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50155E">
        <w:rPr>
          <w:rFonts w:ascii="Times New Roman" w:hAnsi="Times New Roman" w:cs="Times New Roman"/>
          <w:lang w:val="en-US"/>
        </w:rPr>
        <w:t>của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xóa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32D96C64" w14:textId="77777777" w:rsidR="0050155E" w:rsidRPr="0050155E" w:rsidRDefault="0050155E" w:rsidP="0050155E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5"/>
      </w:tblGrid>
      <w:tr w:rsidR="00723B8C" w14:paraId="6BF13A06" w14:textId="77777777" w:rsidTr="00C80AB1">
        <w:trPr>
          <w:jc w:val="center"/>
        </w:trPr>
        <w:tc>
          <w:tcPr>
            <w:tcW w:w="8505" w:type="dxa"/>
          </w:tcPr>
          <w:p w14:paraId="348EF8F2" w14:textId="6E8CA5CD" w:rsidR="00723B8C" w:rsidRDefault="00723B8C" w:rsidP="00BE7403">
            <w:pPr>
              <w:jc w:val="center"/>
              <w:rPr>
                <w:lang w:val="en-US"/>
              </w:rPr>
            </w:pPr>
            <w:r w:rsidRPr="00723B8C">
              <w:rPr>
                <w:noProof/>
                <w:lang w:val="en-US"/>
              </w:rPr>
              <w:drawing>
                <wp:inline distT="0" distB="0" distL="0" distR="0" wp14:anchorId="24C1A21C" wp14:editId="04DA9099">
                  <wp:extent cx="4959803" cy="2395770"/>
                  <wp:effectExtent l="0" t="0" r="0" b="5080"/>
                  <wp:docPr id="1122637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63725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413" cy="2400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7748B" w14:textId="77777777" w:rsidR="00723B8C" w:rsidRPr="0050155E" w:rsidRDefault="00723B8C" w:rsidP="00723B8C">
      <w:pPr>
        <w:rPr>
          <w:rFonts w:ascii="Times New Roman" w:hAnsi="Times New Roman" w:cs="Times New Roman"/>
          <w:lang w:val="en-US"/>
        </w:rPr>
      </w:pPr>
    </w:p>
    <w:p w14:paraId="6774137D" w14:textId="780E181E" w:rsidR="00723B8C" w:rsidRPr="0050155E" w:rsidRDefault="00723B8C" w:rsidP="00723B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Demo </w:t>
      </w:r>
      <w:proofErr w:type="spellStart"/>
      <w:r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phương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thức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đã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nêu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50155E">
        <w:rPr>
          <w:rFonts w:ascii="Times New Roman" w:hAnsi="Times New Roman" w:cs="Times New Roman"/>
          <w:lang w:val="en-US"/>
        </w:rPr>
        <w:t>trên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40"/>
      </w:tblGrid>
      <w:tr w:rsidR="00723B8C" w14:paraId="6C6184C2" w14:textId="77777777" w:rsidTr="00723B8C">
        <w:tc>
          <w:tcPr>
            <w:tcW w:w="9350" w:type="dxa"/>
          </w:tcPr>
          <w:p w14:paraId="226A8AF4" w14:textId="5E02DE17" w:rsidR="00723B8C" w:rsidRDefault="00B3595A" w:rsidP="00723B8C">
            <w:pPr>
              <w:pStyle w:val="ListParagraph"/>
              <w:ind w:left="0"/>
              <w:rPr>
                <w:lang w:val="en-US"/>
              </w:rPr>
            </w:pPr>
            <w:r w:rsidRPr="00B3595A">
              <w:rPr>
                <w:noProof/>
                <w:lang w:val="en-US"/>
              </w:rPr>
              <w:lastRenderedPageBreak/>
              <w:drawing>
                <wp:inline distT="0" distB="0" distL="0" distR="0" wp14:anchorId="2F0F0FA5" wp14:editId="54AF87F5">
                  <wp:extent cx="5294768" cy="3073400"/>
                  <wp:effectExtent l="0" t="0" r="1270" b="0"/>
                  <wp:docPr id="16256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601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768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B8C" w14:paraId="4B930DC9" w14:textId="77777777" w:rsidTr="00723B8C">
        <w:tc>
          <w:tcPr>
            <w:tcW w:w="9350" w:type="dxa"/>
          </w:tcPr>
          <w:p w14:paraId="742F09AC" w14:textId="43667130" w:rsidR="00723B8C" w:rsidRPr="00BE7403" w:rsidRDefault="003D1E9B" w:rsidP="00BE7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3: </w:t>
            </w:r>
            <w:r w:rsidR="00201960" w:rsidRPr="00BE7403">
              <w:rPr>
                <w:rFonts w:ascii="Times New Roman" w:hAnsi="Times New Roman" w:cs="Times New Roman"/>
                <w:lang w:val="en-US"/>
              </w:rPr>
              <w:t xml:space="preserve">demo </w:t>
            </w:r>
            <w:proofErr w:type="spellStart"/>
            <w:r w:rsidR="00201960" w:rsidRPr="00BE7403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="00201960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201960" w:rsidRPr="00BE7403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="00201960" w:rsidRPr="00BE7403">
              <w:rPr>
                <w:rFonts w:ascii="Times New Roman" w:hAnsi="Times New Roman" w:cs="Times New Roman"/>
                <w:lang w:val="en-US"/>
              </w:rPr>
              <w:t xml:space="preserve"> HTTP CRUD</w:t>
            </w:r>
          </w:p>
        </w:tc>
      </w:tr>
    </w:tbl>
    <w:p w14:paraId="07B57D42" w14:textId="77777777" w:rsidR="00723B8C" w:rsidRDefault="00723B8C" w:rsidP="00723B8C">
      <w:pPr>
        <w:pStyle w:val="ListParagraph"/>
        <w:rPr>
          <w:lang w:val="en-US"/>
        </w:rPr>
      </w:pPr>
    </w:p>
    <w:p w14:paraId="36242882" w14:textId="3C254BEE" w:rsidR="00E27FB2" w:rsidRPr="00E76685" w:rsidRDefault="00E27FB2" w:rsidP="00246FEA">
      <w:pPr>
        <w:pStyle w:val="ListParagraph"/>
        <w:numPr>
          <w:ilvl w:val="0"/>
          <w:numId w:val="10"/>
        </w:numPr>
        <w:outlineLvl w:val="1"/>
        <w:rPr>
          <w:rFonts w:ascii="Times New Roman" w:hAnsi="Times New Roman" w:cs="Times New Roman"/>
          <w:lang w:val="en-US"/>
        </w:rPr>
      </w:pPr>
      <w:bookmarkStart w:id="7" w:name="_Toc212470522"/>
      <w:r>
        <w:rPr>
          <w:rFonts w:ascii="Times New Roman" w:hAnsi="Times New Roman" w:cs="Times New Roman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lang w:val="en-US"/>
        </w:rPr>
        <w:t>phương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thức</w:t>
      </w:r>
      <w:proofErr w:type="spellEnd"/>
      <w:r>
        <w:rPr>
          <w:rFonts w:ascii="Times New Roman" w:hAnsi="Times New Roman" w:cs="Times New Roman"/>
          <w:lang w:val="en-US"/>
        </w:rPr>
        <w:t xml:space="preserve"> RESTful API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gói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173E07">
        <w:rPr>
          <w:rFonts w:ascii="Times New Roman" w:hAnsi="Times New Roman" w:cs="Times New Roman"/>
          <w:lang w:val="en-US"/>
        </w:rPr>
        <w:t>Dio</w:t>
      </w:r>
      <w:r>
        <w:rPr>
          <w:rFonts w:ascii="Times New Roman" w:hAnsi="Times New Roman" w:cs="Times New Roman"/>
          <w:lang w:val="en-US"/>
        </w:rPr>
        <w:t>.</w:t>
      </w:r>
      <w:bookmarkEnd w:id="7"/>
    </w:p>
    <w:p w14:paraId="3D887D86" w14:textId="745BF456" w:rsidR="00201960" w:rsidRPr="00B82D75" w:rsidRDefault="00B0399F" w:rsidP="00B039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82D75">
        <w:rPr>
          <w:rFonts w:ascii="Times New Roman" w:hAnsi="Times New Roman" w:cs="Times New Roman"/>
          <w:lang w:val="en-US"/>
        </w:rPr>
        <w:t xml:space="preserve">Dio </w:t>
      </w:r>
      <w:proofErr w:type="spellStart"/>
      <w:r w:rsidRPr="00B82D75">
        <w:rPr>
          <w:rFonts w:ascii="Times New Roman" w:hAnsi="Times New Roman" w:cs="Times New Roman"/>
          <w:lang w:val="en-US"/>
        </w:rPr>
        <w:t>là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một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HTTP Client </w:t>
      </w:r>
      <w:proofErr w:type="spellStart"/>
      <w:r w:rsidRPr="00B82D75">
        <w:rPr>
          <w:rFonts w:ascii="Times New Roman" w:hAnsi="Times New Roman" w:cs="Times New Roman"/>
          <w:lang w:val="en-US"/>
        </w:rPr>
        <w:t>mạnh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mẽ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cho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Dart, </w:t>
      </w:r>
      <w:proofErr w:type="spellStart"/>
      <w:r w:rsidRPr="00B82D75">
        <w:rPr>
          <w:rFonts w:ascii="Times New Roman" w:hAnsi="Times New Roman" w:cs="Times New Roman"/>
          <w:lang w:val="en-US"/>
        </w:rPr>
        <w:t>hỗ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trợ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r w:rsidRPr="00B0399F">
        <w:rPr>
          <w:rFonts w:ascii="Times New Roman" w:hAnsi="Times New Roman" w:cs="Times New Roman"/>
          <w:lang w:val="en-US"/>
        </w:rPr>
        <w:t>Interceptors (</w:t>
      </w:r>
      <w:proofErr w:type="spellStart"/>
      <w:r w:rsidRPr="00B0399F">
        <w:rPr>
          <w:rFonts w:ascii="Times New Roman" w:hAnsi="Times New Roman" w:cs="Times New Roman"/>
          <w:lang w:val="en-US"/>
        </w:rPr>
        <w:t>trình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chặn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B0399F">
        <w:rPr>
          <w:rFonts w:ascii="Times New Roman" w:hAnsi="Times New Roman" w:cs="Times New Roman"/>
          <w:lang w:val="en-US"/>
        </w:rPr>
        <w:t>cấu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hình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toàn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cục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B0399F">
        <w:rPr>
          <w:rFonts w:ascii="Times New Roman" w:hAnsi="Times New Roman" w:cs="Times New Roman"/>
          <w:lang w:val="en-US"/>
        </w:rPr>
        <w:t>FormData</w:t>
      </w:r>
      <w:proofErr w:type="spellEnd"/>
      <w:r w:rsidRPr="00B0399F">
        <w:rPr>
          <w:rFonts w:ascii="Times New Roman" w:hAnsi="Times New Roman" w:cs="Times New Roman"/>
          <w:lang w:val="en-US"/>
        </w:rPr>
        <w:t>,..</w:t>
      </w:r>
      <w:proofErr w:type="gram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và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dễ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sử</w:t>
      </w:r>
      <w:proofErr w:type="spellEnd"/>
      <w:r w:rsidRPr="00B039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0399F">
        <w:rPr>
          <w:rFonts w:ascii="Times New Roman" w:hAnsi="Times New Roman" w:cs="Times New Roman"/>
          <w:lang w:val="en-US"/>
        </w:rPr>
        <w:t>dụng</w:t>
      </w:r>
      <w:proofErr w:type="spellEnd"/>
      <w:r w:rsidRPr="00B82D75">
        <w:rPr>
          <w:rFonts w:ascii="Times New Roman" w:hAnsi="Times New Roman" w:cs="Times New Roman"/>
          <w:lang w:val="en-US"/>
        </w:rPr>
        <w:t>.</w:t>
      </w:r>
    </w:p>
    <w:p w14:paraId="34F27799" w14:textId="6E7AE5AB" w:rsidR="004C524E" w:rsidRPr="00B82D75" w:rsidRDefault="002151B1" w:rsidP="002151B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2151B1">
        <w:rPr>
          <w:rFonts w:ascii="Times New Roman" w:hAnsi="Times New Roman" w:cs="Times New Roman"/>
          <w:lang w:val="en-US"/>
        </w:rPr>
        <w:t xml:space="preserve">Dio </w:t>
      </w:r>
      <w:proofErr w:type="spellStart"/>
      <w:r w:rsidRPr="002151B1">
        <w:rPr>
          <w:rFonts w:ascii="Times New Roman" w:hAnsi="Times New Roman" w:cs="Times New Roman"/>
          <w:lang w:val="en-US"/>
        </w:rPr>
        <w:t>giúp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việc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xử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lý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mạng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trở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nên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đơn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giản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và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quản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lý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tốt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nhiều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tình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huống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đặc</w:t>
      </w:r>
      <w:proofErr w:type="spellEnd"/>
      <w:r w:rsidRPr="002151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151B1">
        <w:rPr>
          <w:rFonts w:ascii="Times New Roman" w:hAnsi="Times New Roman" w:cs="Times New Roman"/>
          <w:lang w:val="en-US"/>
        </w:rPr>
        <w:t>biệt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(authentication, </w:t>
      </w:r>
      <w:proofErr w:type="spellStart"/>
      <w:r w:rsidR="00E55D1A" w:rsidRPr="00B82D75">
        <w:rPr>
          <w:rFonts w:ascii="Times New Roman" w:hAnsi="Times New Roman" w:cs="Times New Roman"/>
          <w:lang w:val="en-US"/>
        </w:rPr>
        <w:t>các</w:t>
      </w:r>
      <w:proofErr w:type="spellEnd"/>
      <w:r w:rsidR="00E55D1A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5D1A" w:rsidRPr="00B82D75">
        <w:rPr>
          <w:rFonts w:ascii="Times New Roman" w:hAnsi="Times New Roman" w:cs="Times New Roman"/>
          <w:lang w:val="en-US"/>
        </w:rPr>
        <w:t>cơ</w:t>
      </w:r>
      <w:proofErr w:type="spellEnd"/>
      <w:r w:rsidR="00E55D1A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5D1A" w:rsidRPr="00B82D75">
        <w:rPr>
          <w:rFonts w:ascii="Times New Roman" w:hAnsi="Times New Roman" w:cs="Times New Roman"/>
          <w:lang w:val="en-US"/>
        </w:rPr>
        <w:t>chế</w:t>
      </w:r>
      <w:proofErr w:type="spellEnd"/>
      <w:r w:rsidR="00E55D1A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5D1A" w:rsidRPr="00B82D75">
        <w:rPr>
          <w:rFonts w:ascii="Times New Roman" w:hAnsi="Times New Roman" w:cs="Times New Roman"/>
          <w:lang w:val="en-US"/>
        </w:rPr>
        <w:t>đăng</w:t>
      </w:r>
      <w:proofErr w:type="spellEnd"/>
      <w:r w:rsidR="00E55D1A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55D1A" w:rsidRPr="00B82D75">
        <w:rPr>
          <w:rFonts w:ascii="Times New Roman" w:hAnsi="Times New Roman" w:cs="Times New Roman"/>
          <w:lang w:val="en-US"/>
        </w:rPr>
        <w:t>nhập</w:t>
      </w:r>
      <w:proofErr w:type="spellEnd"/>
      <w:r w:rsidR="00E55D1A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7467" w:rsidRPr="00B82D75">
        <w:rPr>
          <w:rFonts w:ascii="Times New Roman" w:hAnsi="Times New Roman" w:cs="Times New Roman"/>
          <w:lang w:val="en-US"/>
        </w:rPr>
        <w:t>trong</w:t>
      </w:r>
      <w:proofErr w:type="spellEnd"/>
      <w:r w:rsidR="006F7467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7467" w:rsidRPr="00B82D75">
        <w:rPr>
          <w:rFonts w:ascii="Times New Roman" w:hAnsi="Times New Roman" w:cs="Times New Roman"/>
          <w:lang w:val="en-US"/>
        </w:rPr>
        <w:t>ứng</w:t>
      </w:r>
      <w:proofErr w:type="spellEnd"/>
      <w:r w:rsidR="006F7467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6F7467" w:rsidRPr="00B82D75">
        <w:rPr>
          <w:rFonts w:ascii="Times New Roman" w:hAnsi="Times New Roman" w:cs="Times New Roman"/>
          <w:lang w:val="en-US"/>
        </w:rPr>
        <w:t>dụng</w:t>
      </w:r>
      <w:proofErr w:type="spellEnd"/>
      <w:r w:rsidR="006F7467" w:rsidRPr="00B82D75">
        <w:rPr>
          <w:rFonts w:ascii="Times New Roman" w:hAnsi="Times New Roman" w:cs="Times New Roman"/>
          <w:lang w:val="en-US"/>
        </w:rPr>
        <w:t>,…</w:t>
      </w:r>
      <w:proofErr w:type="gramEnd"/>
      <w:r w:rsidR="006F7467" w:rsidRPr="00B82D75">
        <w:rPr>
          <w:rFonts w:ascii="Times New Roman" w:hAnsi="Times New Roman" w:cs="Times New Roman"/>
          <w:lang w:val="en-US"/>
        </w:rPr>
        <w:t>)</w:t>
      </w:r>
    </w:p>
    <w:p w14:paraId="0559BDEF" w14:textId="421EEAB7" w:rsidR="006F7467" w:rsidRPr="00B82D75" w:rsidRDefault="00D87E18" w:rsidP="00D87E1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D87E18">
        <w:rPr>
          <w:rFonts w:ascii="Times New Roman" w:hAnsi="Times New Roman" w:cs="Times New Roman"/>
          <w:lang w:val="en-US"/>
        </w:rPr>
        <w:t>Nó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giúp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bạn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dễ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dàng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xử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lý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nhiều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yêu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cầu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mạng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chạy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đồng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thời</w:t>
      </w:r>
      <w:proofErr w:type="spellEnd"/>
      <w:r w:rsidRPr="00D87E18">
        <w:rPr>
          <w:rFonts w:ascii="Times New Roman" w:hAnsi="Times New Roman" w:cs="Times New Roman"/>
          <w:lang w:val="en-US"/>
        </w:rPr>
        <w:t>,</w:t>
      </w:r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đồng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thời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đảm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bảo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tính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an </w:t>
      </w:r>
      <w:proofErr w:type="spellStart"/>
      <w:r w:rsidRPr="00D87E18">
        <w:rPr>
          <w:rFonts w:ascii="Times New Roman" w:hAnsi="Times New Roman" w:cs="Times New Roman"/>
          <w:lang w:val="en-US"/>
        </w:rPr>
        <w:t>toàn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nhờ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cơ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chế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xử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lý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lỗi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tiên</w:t>
      </w:r>
      <w:proofErr w:type="spellEnd"/>
      <w:r w:rsidRPr="00D87E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7E18">
        <w:rPr>
          <w:rFonts w:ascii="Times New Roman" w:hAnsi="Times New Roman" w:cs="Times New Roman"/>
          <w:lang w:val="en-US"/>
        </w:rPr>
        <w:t>tiến</w:t>
      </w:r>
      <w:proofErr w:type="spellEnd"/>
      <w:r w:rsidRPr="00D87E18">
        <w:rPr>
          <w:rFonts w:ascii="Times New Roman" w:hAnsi="Times New Roman" w:cs="Times New Roman"/>
          <w:lang w:val="en-US"/>
        </w:rPr>
        <w:t>.</w:t>
      </w:r>
    </w:p>
    <w:p w14:paraId="765E7EFD" w14:textId="042443E4" w:rsidR="00B13356" w:rsidRPr="00B82D75" w:rsidRDefault="009B0D51" w:rsidP="00B133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B82D75">
        <w:rPr>
          <w:rFonts w:ascii="Times New Roman" w:hAnsi="Times New Roman" w:cs="Times New Roman"/>
          <w:lang w:val="en-US"/>
        </w:rPr>
        <w:t>Cách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sử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dụng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các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phương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thức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API CRUD </w:t>
      </w:r>
      <w:proofErr w:type="spellStart"/>
      <w:r w:rsidRPr="00B82D75">
        <w:rPr>
          <w:rFonts w:ascii="Times New Roman" w:hAnsi="Times New Roman" w:cs="Times New Roman"/>
          <w:lang w:val="en-US"/>
        </w:rPr>
        <w:t>cũng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tương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tự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như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của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HTTP </w:t>
      </w:r>
      <w:proofErr w:type="spellStart"/>
      <w:r w:rsidRPr="00B82D75">
        <w:rPr>
          <w:rFonts w:ascii="Times New Roman" w:hAnsi="Times New Roman" w:cs="Times New Roman"/>
          <w:lang w:val="en-US"/>
        </w:rPr>
        <w:t>như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đã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82D75">
        <w:rPr>
          <w:rFonts w:ascii="Times New Roman" w:hAnsi="Times New Roman" w:cs="Times New Roman"/>
          <w:lang w:val="en-US"/>
        </w:rPr>
        <w:t>nói</w:t>
      </w:r>
      <w:proofErr w:type="spellEnd"/>
      <w:r w:rsidRPr="00B82D75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B82D75">
        <w:rPr>
          <w:rFonts w:ascii="Times New Roman" w:hAnsi="Times New Roman" w:cs="Times New Roman"/>
          <w:lang w:val="en-US"/>
        </w:rPr>
        <w:t>trên</w:t>
      </w:r>
      <w:proofErr w:type="spellEnd"/>
      <w:r w:rsidRPr="00B82D75">
        <w:rPr>
          <w:rFonts w:ascii="Times New Roman" w:hAnsi="Times New Roman" w:cs="Times New Roman"/>
          <w:lang w:val="en-US"/>
        </w:rPr>
        <w:t>,</w:t>
      </w:r>
      <w:r w:rsidR="00C45B73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5B73" w:rsidRPr="00B82D75">
        <w:rPr>
          <w:rFonts w:ascii="Times New Roman" w:hAnsi="Times New Roman" w:cs="Times New Roman"/>
          <w:lang w:val="en-US"/>
        </w:rPr>
        <w:t>tuy</w:t>
      </w:r>
      <w:proofErr w:type="spellEnd"/>
      <w:r w:rsidR="00C45B73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5B73" w:rsidRPr="00B82D75">
        <w:rPr>
          <w:rFonts w:ascii="Times New Roman" w:hAnsi="Times New Roman" w:cs="Times New Roman"/>
          <w:lang w:val="en-US"/>
        </w:rPr>
        <w:t>nhiên</w:t>
      </w:r>
      <w:proofErr w:type="spellEnd"/>
      <w:r w:rsidR="00C45B73" w:rsidRPr="00B82D75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="00C45B73" w:rsidRPr="00B82D75">
        <w:rPr>
          <w:rFonts w:ascii="Times New Roman" w:hAnsi="Times New Roman" w:cs="Times New Roman"/>
          <w:lang w:val="en-US"/>
        </w:rPr>
        <w:t>với</w:t>
      </w:r>
      <w:proofErr w:type="spellEnd"/>
      <w:r w:rsidR="00C45B73" w:rsidRPr="00B82D75">
        <w:rPr>
          <w:rFonts w:ascii="Times New Roman" w:hAnsi="Times New Roman" w:cs="Times New Roman"/>
          <w:lang w:val="en-US"/>
        </w:rPr>
        <w:t xml:space="preserve"> </w:t>
      </w:r>
      <w:r w:rsidR="00286A4F" w:rsidRPr="00B82D75">
        <w:rPr>
          <w:rFonts w:ascii="Times New Roman" w:hAnsi="Times New Roman" w:cs="Times New Roman"/>
          <w:lang w:val="en-US"/>
        </w:rPr>
        <w:t xml:space="preserve">HTTP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thì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Dio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đã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tích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hợp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sẵn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cơ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chế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deocde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tập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dữ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liệu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JSON,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việc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này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giúp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cho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các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lập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trình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viên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lập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trình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được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nhanh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hơn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và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dễ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dàng</w:t>
      </w:r>
      <w:proofErr w:type="spellEnd"/>
      <w:r w:rsidR="00286A4F" w:rsidRPr="00B82D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86A4F" w:rsidRPr="00B82D75">
        <w:rPr>
          <w:rFonts w:ascii="Times New Roman" w:hAnsi="Times New Roman" w:cs="Times New Roman"/>
          <w:lang w:val="en-US"/>
        </w:rPr>
        <w:t>hơn</w:t>
      </w:r>
      <w:proofErr w:type="spellEnd"/>
    </w:p>
    <w:p w14:paraId="5F2E22BE" w14:textId="727D006A" w:rsidR="00765921" w:rsidRPr="00776BD6" w:rsidRDefault="00765921" w:rsidP="00B133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776BD6">
        <w:rPr>
          <w:rFonts w:ascii="Times New Roman" w:hAnsi="Times New Roman" w:cs="Times New Roman"/>
          <w:lang w:val="en-US"/>
        </w:rPr>
        <w:t>Dưới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đây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là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cách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sử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6BD6">
        <w:rPr>
          <w:rFonts w:ascii="Times New Roman" w:hAnsi="Times New Roman" w:cs="Times New Roman"/>
          <w:lang w:val="en-US"/>
        </w:rPr>
        <w:t>dụng</w:t>
      </w:r>
      <w:proofErr w:type="spellEnd"/>
      <w:r w:rsidRPr="00776BD6">
        <w:rPr>
          <w:rFonts w:ascii="Times New Roman" w:hAnsi="Times New Roman" w:cs="Times New Roman"/>
          <w:lang w:val="en-US"/>
        </w:rPr>
        <w:t xml:space="preserve"> Dio GET</w:t>
      </w:r>
      <w:r w:rsidR="00E32999" w:rsidRPr="00776BD6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54B4F" w14:paraId="0C0074EE" w14:textId="77777777" w:rsidTr="00776BD6">
        <w:tc>
          <w:tcPr>
            <w:tcW w:w="8630" w:type="dxa"/>
          </w:tcPr>
          <w:p w14:paraId="58CB581F" w14:textId="355FF2E5" w:rsidR="00054B4F" w:rsidRDefault="0023596A" w:rsidP="00776BD6">
            <w:pPr>
              <w:pStyle w:val="ListParagraph"/>
              <w:ind w:left="0"/>
              <w:jc w:val="center"/>
              <w:rPr>
                <w:lang w:val="en-US"/>
              </w:rPr>
            </w:pPr>
            <w:r w:rsidRPr="0023596A">
              <w:rPr>
                <w:noProof/>
                <w:lang w:val="en-US"/>
              </w:rPr>
              <w:drawing>
                <wp:inline distT="0" distB="0" distL="0" distR="0" wp14:anchorId="3CF5FD5B" wp14:editId="3648A8BF">
                  <wp:extent cx="4604636" cy="2471057"/>
                  <wp:effectExtent l="0" t="0" r="5715" b="5715"/>
                  <wp:docPr id="49610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10167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72" cy="2479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8E3BA" w14:textId="2AD09684" w:rsidR="00BE1BEB" w:rsidRPr="00356D18" w:rsidRDefault="00BE1BEB" w:rsidP="00356D18">
      <w:pPr>
        <w:rPr>
          <w:lang w:val="en-US"/>
        </w:rPr>
      </w:pP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8505"/>
      </w:tblGrid>
      <w:tr w:rsidR="00D96406" w14:paraId="5CF17638" w14:textId="77777777" w:rsidTr="00C80AB1">
        <w:tc>
          <w:tcPr>
            <w:tcW w:w="8505" w:type="dxa"/>
          </w:tcPr>
          <w:p w14:paraId="019219B9" w14:textId="71BA0960" w:rsidR="00D96406" w:rsidRDefault="00D4137A" w:rsidP="00D4137A">
            <w:pPr>
              <w:pStyle w:val="ListParagraph"/>
              <w:ind w:left="0"/>
              <w:jc w:val="center"/>
              <w:rPr>
                <w:lang w:val="en-US"/>
              </w:rPr>
            </w:pPr>
            <w:r w:rsidRPr="00D4137A">
              <w:rPr>
                <w:noProof/>
                <w:lang w:val="en-US"/>
              </w:rPr>
              <w:lastRenderedPageBreak/>
              <w:drawing>
                <wp:inline distT="0" distB="0" distL="0" distR="0" wp14:anchorId="0906A862" wp14:editId="551E8A21">
                  <wp:extent cx="4175126" cy="2369473"/>
                  <wp:effectExtent l="0" t="0" r="0" b="0"/>
                  <wp:docPr id="113072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72574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509" cy="23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406" w14:paraId="60AD5478" w14:textId="77777777" w:rsidTr="00C80AB1">
        <w:tc>
          <w:tcPr>
            <w:tcW w:w="8505" w:type="dxa"/>
          </w:tcPr>
          <w:p w14:paraId="36511C09" w14:textId="7CFA5660" w:rsidR="00D96406" w:rsidRPr="00BE7403" w:rsidRDefault="00D4137A" w:rsidP="00BE7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4: </w:t>
            </w:r>
            <w:r w:rsidR="00356D18" w:rsidRPr="00BE7403">
              <w:rPr>
                <w:rFonts w:ascii="Times New Roman" w:hAnsi="Times New Roman" w:cs="Times New Roman"/>
                <w:lang w:val="en-US"/>
              </w:rPr>
              <w:t xml:space="preserve">demo </w:t>
            </w:r>
            <w:proofErr w:type="spellStart"/>
            <w:r w:rsidR="00356D18" w:rsidRPr="00BE7403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="00356D18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56D18" w:rsidRPr="00BE7403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="00356D18" w:rsidRPr="00BE7403">
              <w:rPr>
                <w:rFonts w:ascii="Times New Roman" w:hAnsi="Times New Roman" w:cs="Times New Roman"/>
                <w:lang w:val="en-US"/>
              </w:rPr>
              <w:t xml:space="preserve"> Dio GET</w:t>
            </w:r>
          </w:p>
        </w:tc>
      </w:tr>
    </w:tbl>
    <w:p w14:paraId="2D928693" w14:textId="0EE83FD3" w:rsidR="00D96406" w:rsidRDefault="00D96406" w:rsidP="00D96406">
      <w:pPr>
        <w:pStyle w:val="ListParagraph"/>
        <w:rPr>
          <w:lang w:val="en-US"/>
        </w:rPr>
      </w:pPr>
    </w:p>
    <w:p w14:paraId="30A4B407" w14:textId="040B38C0" w:rsidR="001D1D44" w:rsidRPr="00BE7403" w:rsidRDefault="001D1D44" w:rsidP="00246FEA">
      <w:pPr>
        <w:pStyle w:val="ListParagraph"/>
        <w:numPr>
          <w:ilvl w:val="0"/>
          <w:numId w:val="10"/>
        </w:numPr>
        <w:outlineLvl w:val="1"/>
        <w:rPr>
          <w:rFonts w:ascii="Times New Roman" w:hAnsi="Times New Roman" w:cs="Times New Roman"/>
          <w:lang w:val="en-US"/>
        </w:rPr>
      </w:pPr>
      <w:bookmarkStart w:id="8" w:name="_Toc212470523"/>
      <w:r w:rsidRPr="00BE7403">
        <w:rPr>
          <w:rFonts w:ascii="Times New Roman" w:hAnsi="Times New Roman" w:cs="Times New Roman"/>
          <w:lang w:val="en-US"/>
        </w:rPr>
        <w:t xml:space="preserve">So </w:t>
      </w:r>
      <w:proofErr w:type="spellStart"/>
      <w:r w:rsidRPr="00BE7403">
        <w:rPr>
          <w:rFonts w:ascii="Times New Roman" w:hAnsi="Times New Roman" w:cs="Times New Roman"/>
          <w:lang w:val="en-US"/>
        </w:rPr>
        <w:t>sánh</w:t>
      </w:r>
      <w:proofErr w:type="spellEnd"/>
      <w:r w:rsidRPr="00BE7403">
        <w:rPr>
          <w:rFonts w:ascii="Times New Roman" w:hAnsi="Times New Roman" w:cs="Times New Roman"/>
          <w:lang w:val="en-US"/>
        </w:rPr>
        <w:t xml:space="preserve"> Dio </w:t>
      </w:r>
      <w:proofErr w:type="spellStart"/>
      <w:r w:rsidRPr="00BE7403">
        <w:rPr>
          <w:rFonts w:ascii="Times New Roman" w:hAnsi="Times New Roman" w:cs="Times New Roman"/>
          <w:lang w:val="en-US"/>
        </w:rPr>
        <w:t>với</w:t>
      </w:r>
      <w:proofErr w:type="spellEnd"/>
      <w:r w:rsidRPr="00BE7403">
        <w:rPr>
          <w:rFonts w:ascii="Times New Roman" w:hAnsi="Times New Roman" w:cs="Times New Roman"/>
          <w:lang w:val="en-US"/>
        </w:rPr>
        <w:t xml:space="preserve"> HTTP:</w:t>
      </w:r>
      <w:bookmarkEnd w:id="8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24"/>
        <w:gridCol w:w="2785"/>
        <w:gridCol w:w="2831"/>
      </w:tblGrid>
      <w:tr w:rsidR="009F29DF" w14:paraId="202953E0" w14:textId="77777777" w:rsidTr="00246FEA">
        <w:tc>
          <w:tcPr>
            <w:tcW w:w="3689" w:type="dxa"/>
          </w:tcPr>
          <w:p w14:paraId="31856059" w14:textId="1F2F97D5" w:rsidR="00DE6F6D" w:rsidRPr="00BE7403" w:rsidRDefault="00056727" w:rsidP="00BE7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b/>
                <w:lang w:val="en-US"/>
              </w:rPr>
              <w:t>Tiêu</w:t>
            </w:r>
            <w:proofErr w:type="spellEnd"/>
            <w:r w:rsidRPr="00BE7403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b/>
                <w:lang w:val="en-US"/>
              </w:rPr>
              <w:t>chí</w:t>
            </w:r>
            <w:proofErr w:type="spellEnd"/>
          </w:p>
        </w:tc>
        <w:tc>
          <w:tcPr>
            <w:tcW w:w="3117" w:type="dxa"/>
          </w:tcPr>
          <w:p w14:paraId="64CE0BC0" w14:textId="6D81CD9F" w:rsidR="00DE6F6D" w:rsidRPr="00BE7403" w:rsidRDefault="00056727" w:rsidP="00BE7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E7403">
              <w:rPr>
                <w:rFonts w:ascii="Times New Roman" w:hAnsi="Times New Roman" w:cs="Times New Roman"/>
                <w:b/>
                <w:lang w:val="en-US"/>
              </w:rPr>
              <w:t>HTTP</w:t>
            </w:r>
          </w:p>
        </w:tc>
        <w:tc>
          <w:tcPr>
            <w:tcW w:w="3117" w:type="dxa"/>
          </w:tcPr>
          <w:p w14:paraId="4FA5A149" w14:textId="476EF649" w:rsidR="00DE6F6D" w:rsidRPr="00BE7403" w:rsidRDefault="00056727" w:rsidP="00BE74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E7403">
              <w:rPr>
                <w:rFonts w:ascii="Times New Roman" w:hAnsi="Times New Roman" w:cs="Times New Roman"/>
                <w:b/>
                <w:lang w:val="en-US"/>
              </w:rPr>
              <w:t>Dio</w:t>
            </w:r>
          </w:p>
        </w:tc>
      </w:tr>
      <w:tr w:rsidR="009F29DF" w14:paraId="0A2A136F" w14:textId="77777777" w:rsidTr="00246FEA">
        <w:tc>
          <w:tcPr>
            <w:tcW w:w="3689" w:type="dxa"/>
          </w:tcPr>
          <w:p w14:paraId="6C83707E" w14:textId="47AC00EB" w:rsidR="00DE6F6D" w:rsidRPr="00BE7403" w:rsidRDefault="00056727" w:rsidP="00196C1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Mức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phức</w:t>
            </w:r>
            <w:proofErr w:type="spellEnd"/>
            <w:r w:rsidR="00196C1B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tạp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/ Hiệu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097F93DA" w14:textId="709A0EFC" w:rsidR="00DE6F6D" w:rsidRPr="00BE7403" w:rsidRDefault="001B693E" w:rsidP="001B693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Nhẹ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giản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phùhợp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dự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nhỏ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ít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overhead,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ổn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tác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7" w:type="dxa"/>
          </w:tcPr>
          <w:p w14:paraId="7E57D241" w14:textId="4D584016" w:rsidR="00DE6F6D" w:rsidRPr="00BE7403" w:rsidRDefault="00676345" w:rsidP="00074056">
            <w:pPr>
              <w:rPr>
                <w:rFonts w:ascii="Times New Roman" w:hAnsi="Times New Roman" w:cs="Times New Roman"/>
                <w:lang w:val="en-US"/>
              </w:rPr>
            </w:pPr>
            <w:r w:rsidRPr="00BE7403">
              <w:rPr>
                <w:rFonts w:ascii="Times New Roman" w:hAnsi="Times New Roman" w:cs="Times New Roman"/>
                <w:lang w:val="en-US"/>
              </w:rPr>
              <w:t xml:space="preserve">Mạnh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mẽ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ưu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dự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lớn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="00582CF8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nhiều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request song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song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="00074056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F29DF" w14:paraId="5A64CDED" w14:textId="77777777" w:rsidTr="00246FEA">
        <w:tc>
          <w:tcPr>
            <w:tcW w:w="3689" w:type="dxa"/>
          </w:tcPr>
          <w:p w14:paraId="0B383AB5" w14:textId="68A83D72" w:rsidR="00DE6F6D" w:rsidRPr="00BE7403" w:rsidRDefault="00A17D02" w:rsidP="001D1D4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JSON</w:t>
            </w:r>
          </w:p>
        </w:tc>
        <w:tc>
          <w:tcPr>
            <w:tcW w:w="3117" w:type="dxa"/>
          </w:tcPr>
          <w:p w14:paraId="0730D9C5" w14:textId="7B406762" w:rsidR="00DE6F6D" w:rsidRPr="00BE7403" w:rsidRDefault="00F072FF" w:rsidP="00F072F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Phải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decode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thủ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bằng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jsonDecode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7" w:type="dxa"/>
          </w:tcPr>
          <w:p w14:paraId="781F0DE4" w14:textId="391C5548" w:rsidR="00DE6F6D" w:rsidRPr="00BE7403" w:rsidRDefault="00F072FF" w:rsidP="00F072F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decode JSON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nhanh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tiện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lợi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F29DF" w14:paraId="26198361" w14:textId="77777777" w:rsidTr="00246FEA">
        <w:tc>
          <w:tcPr>
            <w:tcW w:w="3689" w:type="dxa"/>
          </w:tcPr>
          <w:p w14:paraId="683CDEBA" w14:textId="7A5511F5" w:rsidR="00DE6F6D" w:rsidRPr="00BE7403" w:rsidRDefault="0046257F" w:rsidP="009F29D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Cấu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toàn</w:t>
            </w:r>
            <w:proofErr w:type="spellEnd"/>
            <w:r w:rsidR="009F29DF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cục</w:t>
            </w:r>
            <w:proofErr w:type="spellEnd"/>
          </w:p>
        </w:tc>
        <w:tc>
          <w:tcPr>
            <w:tcW w:w="3117" w:type="dxa"/>
          </w:tcPr>
          <w:p w14:paraId="0239796A" w14:textId="781EE753" w:rsidR="00DE6F6D" w:rsidRPr="00BE7403" w:rsidRDefault="009F29DF" w:rsidP="009F29D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phải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cấu</w:t>
            </w:r>
            <w:proofErr w:type="spellEnd"/>
            <w:r w:rsidR="00CC467B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từng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request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riêng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lẻ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7" w:type="dxa"/>
          </w:tcPr>
          <w:p w14:paraId="71F383F0" w14:textId="4503E1FC" w:rsidR="00DE6F6D" w:rsidRPr="00BE7403" w:rsidRDefault="009F29DF" w:rsidP="00CC467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BaseOptions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giúp</w:t>
            </w:r>
            <w:proofErr w:type="spellEnd"/>
            <w:r w:rsidR="00CC467B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giảm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trễ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đồng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bộ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tốt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F29DF" w14:paraId="0B709DA0" w14:textId="77777777" w:rsidTr="00246FEA">
        <w:tc>
          <w:tcPr>
            <w:tcW w:w="3689" w:type="dxa"/>
          </w:tcPr>
          <w:p w14:paraId="3BD1EE17" w14:textId="73A3B39E" w:rsidR="00DE6F6D" w:rsidRPr="00BE7403" w:rsidRDefault="00CC467B" w:rsidP="001D1D44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BE7403">
              <w:rPr>
                <w:rFonts w:ascii="Times New Roman" w:hAnsi="Times New Roman" w:cs="Times New Roman"/>
                <w:lang w:val="en-US"/>
              </w:rPr>
              <w:t>Interceptors</w:t>
            </w:r>
          </w:p>
        </w:tc>
        <w:tc>
          <w:tcPr>
            <w:tcW w:w="3117" w:type="dxa"/>
          </w:tcPr>
          <w:p w14:paraId="7FA7B7A0" w14:textId="13AD738D" w:rsidR="00DE6F6D" w:rsidRPr="00BE7403" w:rsidRDefault="005B1536" w:rsidP="005B153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phải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viết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thủ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can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thiệp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7" w:type="dxa"/>
          </w:tcPr>
          <w:p w14:paraId="603C7C12" w14:textId="1D96077A" w:rsidR="00DE6F6D" w:rsidRPr="00BE7403" w:rsidRDefault="003B05D3" w:rsidP="005454A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giúp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logging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="005454A8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E7403">
              <w:rPr>
                <w:rFonts w:ascii="Times New Roman" w:hAnsi="Times New Roman" w:cs="Times New Roman"/>
                <w:lang w:val="en-US"/>
              </w:rPr>
              <w:t xml:space="preserve">pipeline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hơn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F29DF" w14:paraId="692D8096" w14:textId="77777777" w:rsidTr="00246FEA">
        <w:tc>
          <w:tcPr>
            <w:tcW w:w="3689" w:type="dxa"/>
          </w:tcPr>
          <w:p w14:paraId="7A5BC9DB" w14:textId="1D7A6DE2" w:rsidR="00DE6F6D" w:rsidRPr="00BE7403" w:rsidRDefault="008920FE" w:rsidP="008920FE">
            <w:pPr>
              <w:rPr>
                <w:rFonts w:ascii="Times New Roman" w:hAnsi="Times New Roman" w:cs="Times New Roman"/>
                <w:lang w:val="en-US"/>
              </w:rPr>
            </w:pPr>
            <w:r w:rsidRPr="00BE7403">
              <w:rPr>
                <w:rFonts w:ascii="Times New Roman" w:hAnsi="Times New Roman" w:cs="Times New Roman"/>
                <w:lang w:val="en-US"/>
              </w:rPr>
              <w:t xml:space="preserve">Upload / Download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cao</w:t>
            </w:r>
            <w:proofErr w:type="spellEnd"/>
          </w:p>
        </w:tc>
        <w:tc>
          <w:tcPr>
            <w:tcW w:w="3117" w:type="dxa"/>
          </w:tcPr>
          <w:p w14:paraId="4ECC1DDF" w14:textId="77777777" w:rsidR="00385233" w:rsidRPr="00BE7403" w:rsidRDefault="00385233" w:rsidP="00385233">
            <w:pPr>
              <w:rPr>
                <w:rFonts w:ascii="Times New Roman" w:hAnsi="Times New Roman" w:cs="Times New Roman"/>
                <w:lang w:val="en-US"/>
              </w:rPr>
            </w:pPr>
            <w:r w:rsidRPr="00BE7403">
              <w:rPr>
                <w:rFonts w:ascii="Times New Roman" w:hAnsi="Times New Roman" w:cs="Times New Roman"/>
                <w:lang w:val="en-US"/>
              </w:rPr>
              <w:t xml:space="preserve">Upload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</w:p>
          <w:p w14:paraId="2E5BC262" w14:textId="2E6E8FA8" w:rsidR="00DE6F6D" w:rsidRPr="00BE7403" w:rsidRDefault="00385233" w:rsidP="00CF7CB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MultipartRequest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khó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="00CF7CBC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dõi</w:t>
            </w:r>
            <w:proofErr w:type="spellEnd"/>
            <w:r w:rsidR="00CF7CBC"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tiến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3117" w:type="dxa"/>
          </w:tcPr>
          <w:p w14:paraId="113CEBC4" w14:textId="481E4AD4" w:rsidR="00DE6F6D" w:rsidRPr="00BE7403" w:rsidRDefault="00400DA2" w:rsidP="00400DA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FormData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onReceiveProgress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dõi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tiến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ưu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tốc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E7403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Pr="00BE7403">
              <w:rPr>
                <w:rFonts w:ascii="Times New Roman" w:hAnsi="Times New Roman" w:cs="Times New Roman"/>
                <w:lang w:val="en-US"/>
              </w:rPr>
              <w:t xml:space="preserve"> I/O.</w:t>
            </w:r>
          </w:p>
        </w:tc>
      </w:tr>
    </w:tbl>
    <w:p w14:paraId="5F6B826C" w14:textId="77777777" w:rsidR="001D1D44" w:rsidRDefault="001D1D44" w:rsidP="00246FEA">
      <w:pPr>
        <w:pStyle w:val="ListParagraph"/>
        <w:outlineLvl w:val="0"/>
        <w:rPr>
          <w:lang w:val="en-US"/>
        </w:rPr>
      </w:pPr>
    </w:p>
    <w:p w14:paraId="2907EACC" w14:textId="7EBFA727" w:rsidR="00400DA2" w:rsidRPr="00246FEA" w:rsidRDefault="00400DA2" w:rsidP="00246FE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lang w:val="en-US"/>
        </w:rPr>
      </w:pPr>
      <w:bookmarkStart w:id="9" w:name="_Toc212470524"/>
      <w:r w:rsidRPr="00246FEA">
        <w:rPr>
          <w:rFonts w:ascii="Times New Roman" w:hAnsi="Times New Roman" w:cs="Times New Roman"/>
          <w:b/>
          <w:lang w:val="en-US"/>
        </w:rPr>
        <w:t xml:space="preserve">Các </w:t>
      </w:r>
      <w:proofErr w:type="spellStart"/>
      <w:r w:rsidRPr="00246FEA">
        <w:rPr>
          <w:rFonts w:ascii="Times New Roman" w:hAnsi="Times New Roman" w:cs="Times New Roman"/>
          <w:b/>
          <w:lang w:val="en-US"/>
        </w:rPr>
        <w:t>tính</w:t>
      </w:r>
      <w:proofErr w:type="spellEnd"/>
      <w:r w:rsidRPr="00246FEA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b/>
          <w:lang w:val="en-US"/>
        </w:rPr>
        <w:t>năng</w:t>
      </w:r>
      <w:proofErr w:type="spellEnd"/>
      <w:r w:rsidRPr="00246FEA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b/>
          <w:lang w:val="en-US"/>
        </w:rPr>
        <w:t>của</w:t>
      </w:r>
      <w:proofErr w:type="spellEnd"/>
      <w:r w:rsidRPr="00246FEA">
        <w:rPr>
          <w:rFonts w:ascii="Times New Roman" w:hAnsi="Times New Roman" w:cs="Times New Roman"/>
          <w:b/>
          <w:lang w:val="en-US"/>
        </w:rPr>
        <w:t xml:space="preserve"> Dio</w:t>
      </w:r>
      <w:bookmarkEnd w:id="9"/>
    </w:p>
    <w:p w14:paraId="55BAC86F" w14:textId="46BB4DEF" w:rsidR="00400DA2" w:rsidRPr="00246FEA" w:rsidRDefault="00400DA2" w:rsidP="00246FEA">
      <w:pPr>
        <w:pStyle w:val="ListParagraph"/>
        <w:numPr>
          <w:ilvl w:val="0"/>
          <w:numId w:val="13"/>
        </w:numPr>
        <w:outlineLvl w:val="1"/>
        <w:rPr>
          <w:rFonts w:ascii="Times New Roman" w:hAnsi="Times New Roman" w:cs="Times New Roman"/>
          <w:lang w:val="en-US"/>
        </w:rPr>
      </w:pPr>
      <w:bookmarkStart w:id="10" w:name="_Toc212470525"/>
      <w:r w:rsidRPr="00246FEA">
        <w:rPr>
          <w:rFonts w:ascii="Times New Roman" w:hAnsi="Times New Roman" w:cs="Times New Roman"/>
          <w:lang w:val="en-US"/>
        </w:rPr>
        <w:t>Interceptors</w:t>
      </w:r>
      <w:bookmarkEnd w:id="10"/>
    </w:p>
    <w:p w14:paraId="4B759C2D" w14:textId="61C24B84" w:rsidR="00400DA2" w:rsidRPr="0050155E" w:rsidRDefault="00BE6032" w:rsidP="00BE60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Interceptors </w:t>
      </w:r>
      <w:proofErr w:type="spellStart"/>
      <w:r w:rsidRPr="0050155E">
        <w:rPr>
          <w:rFonts w:ascii="Times New Roman" w:hAnsi="Times New Roman" w:cs="Times New Roman"/>
          <w:lang w:val="en-US"/>
        </w:rPr>
        <w:t>là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một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mạnh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phép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giám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sát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55E">
        <w:rPr>
          <w:rFonts w:ascii="Times New Roman" w:hAnsi="Times New Roman" w:cs="Times New Roman"/>
          <w:lang w:val="en-US"/>
        </w:rPr>
        <w:t>chỉnh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sửa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thực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hiện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lại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(retry)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lời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gọi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API.</w:t>
      </w:r>
    </w:p>
    <w:p w14:paraId="7B24605F" w14:textId="3A38D7A7" w:rsidR="00BE6032" w:rsidRDefault="00283D38" w:rsidP="00283D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Interceptors </w:t>
      </w:r>
      <w:proofErr w:type="spellStart"/>
      <w:r w:rsidRPr="0050155E">
        <w:rPr>
          <w:rFonts w:ascii="Times New Roman" w:hAnsi="Times New Roman" w:cs="Times New Roman"/>
          <w:lang w:val="en-US"/>
        </w:rPr>
        <w:t>trong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Dio </w:t>
      </w:r>
      <w:proofErr w:type="spellStart"/>
      <w:r w:rsidRPr="0050155E">
        <w:rPr>
          <w:rFonts w:ascii="Times New Roman" w:hAnsi="Times New Roman" w:cs="Times New Roman"/>
          <w:lang w:val="en-US"/>
        </w:rPr>
        <w:t>cho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phép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bạn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chặn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chỉnh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sửa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response ở </w:t>
      </w:r>
      <w:proofErr w:type="spellStart"/>
      <w:r w:rsidRPr="0050155E">
        <w:rPr>
          <w:rFonts w:ascii="Times New Roman" w:hAnsi="Times New Roman" w:cs="Times New Roman"/>
          <w:lang w:val="en-US"/>
        </w:rPr>
        <w:t>phạm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50155E">
        <w:rPr>
          <w:rFonts w:ascii="Times New Roman" w:hAnsi="Times New Roman" w:cs="Times New Roman"/>
          <w:lang w:val="en-US"/>
        </w:rPr>
        <w:t>toàn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cục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trước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khi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chúng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nhận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về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7270CE3D" w14:textId="77777777" w:rsidR="0050155E" w:rsidRPr="0050155E" w:rsidRDefault="0050155E" w:rsidP="0050155E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40"/>
      </w:tblGrid>
      <w:tr w:rsidR="006650FD" w14:paraId="25C46E12" w14:textId="77777777" w:rsidTr="006650FD">
        <w:tc>
          <w:tcPr>
            <w:tcW w:w="9350" w:type="dxa"/>
          </w:tcPr>
          <w:p w14:paraId="75DFCCE5" w14:textId="05CB520F" w:rsidR="006650FD" w:rsidRDefault="00D808C4" w:rsidP="006F1DDA">
            <w:pPr>
              <w:pStyle w:val="ListParagraph"/>
              <w:ind w:left="0"/>
              <w:jc w:val="center"/>
              <w:rPr>
                <w:lang w:val="en-US"/>
              </w:rPr>
            </w:pPr>
            <w:r w:rsidRPr="00D808C4">
              <w:rPr>
                <w:noProof/>
                <w:lang w:val="en-US"/>
              </w:rPr>
              <w:drawing>
                <wp:inline distT="0" distB="0" distL="0" distR="0" wp14:anchorId="589E548C" wp14:editId="3BCFEB2E">
                  <wp:extent cx="4584700" cy="571500"/>
                  <wp:effectExtent l="0" t="0" r="6350" b="0"/>
                  <wp:docPr id="39170281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4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0FD" w14:paraId="79A6BB30" w14:textId="77777777" w:rsidTr="006650FD">
        <w:tc>
          <w:tcPr>
            <w:tcW w:w="9350" w:type="dxa"/>
          </w:tcPr>
          <w:p w14:paraId="7BBF6C32" w14:textId="5C9AC37D" w:rsidR="006650FD" w:rsidRPr="0050155E" w:rsidRDefault="00D808C4" w:rsidP="005015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="006B52B5" w:rsidRPr="0050155E">
              <w:rPr>
                <w:rFonts w:ascii="Times New Roman" w:hAnsi="Times New Roman" w:cs="Times New Roman"/>
                <w:lang w:val="en-US"/>
              </w:rPr>
              <w:t xml:space="preserve"> 5: </w:t>
            </w:r>
            <w:proofErr w:type="spellStart"/>
            <w:r w:rsidR="00AE039B" w:rsidRPr="0050155E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="00AE039B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AE039B" w:rsidRPr="0050155E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="006E05B8" w:rsidRPr="0050155E">
              <w:rPr>
                <w:rFonts w:ascii="Times New Roman" w:hAnsi="Times New Roman" w:cs="Times New Roman"/>
                <w:lang w:val="en-US"/>
              </w:rPr>
              <w:t xml:space="preserve"> Request/Response </w:t>
            </w:r>
            <w:proofErr w:type="spellStart"/>
            <w:r w:rsidR="006E05B8" w:rsidRPr="0050155E">
              <w:rPr>
                <w:rFonts w:ascii="Times New Roman" w:hAnsi="Times New Roman" w:cs="Times New Roman"/>
                <w:lang w:val="en-US"/>
              </w:rPr>
              <w:t>cơ</w:t>
            </w:r>
            <w:proofErr w:type="spellEnd"/>
            <w:r w:rsidR="006E05B8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E05B8" w:rsidRPr="0050155E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="006E05B8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7EC9" w:rsidRPr="0050155E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="00FA7EC9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A7EC9" w:rsidRPr="0050155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="00FA7EC9" w:rsidRPr="0050155E">
              <w:rPr>
                <w:rFonts w:ascii="Times New Roman" w:hAnsi="Times New Roman" w:cs="Times New Roman"/>
                <w:lang w:val="en-US"/>
              </w:rPr>
              <w:t xml:space="preserve"> Interceptor</w:t>
            </w:r>
          </w:p>
        </w:tc>
      </w:tr>
    </w:tbl>
    <w:p w14:paraId="247C9726" w14:textId="2A4B4A62" w:rsidR="00614AC8" w:rsidRDefault="00614AC8" w:rsidP="006650FD">
      <w:pPr>
        <w:pStyle w:val="ListParagraph"/>
        <w:rPr>
          <w:lang w:val="en-US"/>
        </w:rPr>
      </w:pPr>
    </w:p>
    <w:p w14:paraId="65FB9315" w14:textId="577A85FB" w:rsidR="00FA7EC9" w:rsidRPr="0050155E" w:rsidRDefault="00C20F4A" w:rsidP="00C20F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một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ứng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có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hoạt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động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với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đăng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đăng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nhập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55E">
        <w:rPr>
          <w:rFonts w:ascii="Times New Roman" w:hAnsi="Times New Roman" w:cs="Times New Roman"/>
          <w:lang w:val="en-US"/>
        </w:rPr>
        <w:t>điều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quan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trọng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quan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tâm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Authentication (</w:t>
      </w:r>
      <w:proofErr w:type="spellStart"/>
      <w:r w:rsidRPr="0050155E">
        <w:rPr>
          <w:rFonts w:ascii="Times New Roman" w:hAnsi="Times New Roman" w:cs="Times New Roman"/>
          <w:lang w:val="en-US"/>
        </w:rPr>
        <w:t>xác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thực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người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Pr="0050155E">
        <w:rPr>
          <w:rFonts w:ascii="Times New Roman" w:hAnsi="Times New Roman" w:cs="Times New Roman"/>
          <w:lang w:val="en-US"/>
        </w:rPr>
        <w:t>).</w:t>
      </w:r>
    </w:p>
    <w:p w14:paraId="5BA0BB1F" w14:textId="103DC0C8" w:rsidR="008B5EDE" w:rsidRPr="0050155E" w:rsidRDefault="008B5EDE" w:rsidP="008B5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50155E">
        <w:rPr>
          <w:rFonts w:ascii="Times New Roman" w:hAnsi="Times New Roman" w:cs="Times New Roman"/>
          <w:lang w:val="en-US"/>
        </w:rPr>
        <w:t>người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đăng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đăng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nhập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thành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công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, server </w:t>
      </w:r>
      <w:proofErr w:type="spellStart"/>
      <w:r w:rsidRPr="0050155E">
        <w:rPr>
          <w:rFonts w:ascii="Times New Roman" w:hAnsi="Times New Roman" w:cs="Times New Roman"/>
          <w:lang w:val="en-US"/>
        </w:rPr>
        <w:t>sẽ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trả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về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một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token. Token </w:t>
      </w:r>
      <w:proofErr w:type="spellStart"/>
      <w:r w:rsidRPr="0050155E">
        <w:rPr>
          <w:rFonts w:ascii="Times New Roman" w:hAnsi="Times New Roman" w:cs="Times New Roman"/>
          <w:lang w:val="en-US"/>
        </w:rPr>
        <w:t>này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giúp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người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thực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cấp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quyền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truy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cập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tài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nguyên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thao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yêu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cao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hơn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15C98C23" w14:textId="0D28C71E" w:rsidR="00E67D47" w:rsidRDefault="00265687" w:rsidP="008B5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Dio Interceptor </w:t>
      </w:r>
      <w:proofErr w:type="spellStart"/>
      <w:r w:rsidRPr="0050155E">
        <w:rPr>
          <w:rFonts w:ascii="Times New Roman" w:hAnsi="Times New Roman" w:cs="Times New Roman"/>
          <w:lang w:val="en-US"/>
        </w:rPr>
        <w:t>khiến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r w:rsidR="008064BC" w:rsidRPr="0050155E">
        <w:rPr>
          <w:rFonts w:ascii="Times New Roman" w:hAnsi="Times New Roman" w:cs="Times New Roman"/>
          <w:lang w:val="en-US"/>
        </w:rPr>
        <w:t xml:space="preserve">Authentication </w:t>
      </w:r>
      <w:proofErr w:type="spellStart"/>
      <w:r w:rsidR="008064BC" w:rsidRPr="0050155E">
        <w:rPr>
          <w:rFonts w:ascii="Times New Roman" w:hAnsi="Times New Roman" w:cs="Times New Roman"/>
          <w:lang w:val="en-US"/>
        </w:rPr>
        <w:t>trở</w:t>
      </w:r>
      <w:proofErr w:type="spellEnd"/>
      <w:r w:rsidR="008064B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064BC" w:rsidRPr="0050155E">
        <w:rPr>
          <w:rFonts w:ascii="Times New Roman" w:hAnsi="Times New Roman" w:cs="Times New Roman"/>
          <w:lang w:val="en-US"/>
        </w:rPr>
        <w:t>nên</w:t>
      </w:r>
      <w:proofErr w:type="spellEnd"/>
      <w:r w:rsidR="008064B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064BC" w:rsidRPr="0050155E">
        <w:rPr>
          <w:rFonts w:ascii="Times New Roman" w:hAnsi="Times New Roman" w:cs="Times New Roman"/>
          <w:lang w:val="en-US"/>
        </w:rPr>
        <w:t>dễ</w:t>
      </w:r>
      <w:proofErr w:type="spellEnd"/>
      <w:r w:rsidR="008064B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064BC" w:rsidRPr="0050155E">
        <w:rPr>
          <w:rFonts w:ascii="Times New Roman" w:hAnsi="Times New Roman" w:cs="Times New Roman"/>
          <w:lang w:val="en-US"/>
        </w:rPr>
        <w:t>dàng</w:t>
      </w:r>
      <w:proofErr w:type="spellEnd"/>
      <w:r w:rsidR="008064B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064BC" w:rsidRPr="0050155E">
        <w:rPr>
          <w:rFonts w:ascii="Times New Roman" w:hAnsi="Times New Roman" w:cs="Times New Roman"/>
          <w:lang w:val="en-US"/>
        </w:rPr>
        <w:t>hơn</w:t>
      </w:r>
      <w:proofErr w:type="spellEnd"/>
      <w:r w:rsidR="00185E2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5E26" w:rsidRPr="0050155E">
        <w:rPr>
          <w:rFonts w:ascii="Times New Roman" w:hAnsi="Times New Roman" w:cs="Times New Roman"/>
          <w:lang w:val="en-US"/>
        </w:rPr>
        <w:t>bởi</w:t>
      </w:r>
      <w:proofErr w:type="spellEnd"/>
      <w:r w:rsidR="00185E2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5E26" w:rsidRPr="0050155E">
        <w:rPr>
          <w:rFonts w:ascii="Times New Roman" w:hAnsi="Times New Roman" w:cs="Times New Roman"/>
          <w:lang w:val="en-US"/>
        </w:rPr>
        <w:t>vì</w:t>
      </w:r>
      <w:proofErr w:type="spellEnd"/>
      <w:r w:rsidR="00185E26" w:rsidRPr="0050155E">
        <w:rPr>
          <w:rFonts w:ascii="Times New Roman" w:hAnsi="Times New Roman" w:cs="Times New Roman"/>
          <w:lang w:val="en-US"/>
        </w:rPr>
        <w:t xml:space="preserve"> Dio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có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hỗ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trợ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tự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động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chèn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xác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thực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A62B7" w:rsidRPr="0050155E">
        <w:rPr>
          <w:rFonts w:ascii="Times New Roman" w:hAnsi="Times New Roman" w:cs="Times New Roman"/>
          <w:lang w:val="en-US"/>
        </w:rPr>
        <w:t>vào</w:t>
      </w:r>
      <w:proofErr w:type="spellEnd"/>
      <w:r w:rsidR="003A62B7" w:rsidRPr="0050155E">
        <w:rPr>
          <w:rFonts w:ascii="Times New Roman" w:hAnsi="Times New Roman" w:cs="Times New Roman"/>
          <w:lang w:val="en-US"/>
        </w:rPr>
        <w:t xml:space="preserve"> </w:t>
      </w:r>
      <w:r w:rsidR="00A82FAD" w:rsidRPr="0050155E">
        <w:rPr>
          <w:rFonts w:ascii="Times New Roman" w:hAnsi="Times New Roman" w:cs="Times New Roman"/>
          <w:lang w:val="en-US"/>
        </w:rPr>
        <w:t xml:space="preserve">header </w:t>
      </w:r>
      <w:proofErr w:type="spellStart"/>
      <w:r w:rsidR="00A82FAD" w:rsidRPr="0050155E">
        <w:rPr>
          <w:rFonts w:ascii="Times New Roman" w:hAnsi="Times New Roman" w:cs="Times New Roman"/>
          <w:lang w:val="en-US"/>
        </w:rPr>
        <w:t>t</w:t>
      </w:r>
      <w:r w:rsidR="00A66784" w:rsidRPr="0050155E">
        <w:rPr>
          <w:rFonts w:ascii="Times New Roman" w:hAnsi="Times New Roman" w:cs="Times New Roman"/>
          <w:lang w:val="en-US"/>
        </w:rPr>
        <w:t>rước</w:t>
      </w:r>
      <w:proofErr w:type="spellEnd"/>
      <w:r w:rsidR="00A66784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6784" w:rsidRPr="0050155E">
        <w:rPr>
          <w:rFonts w:ascii="Times New Roman" w:hAnsi="Times New Roman" w:cs="Times New Roman"/>
          <w:lang w:val="en-US"/>
        </w:rPr>
        <w:t>khi</w:t>
      </w:r>
      <w:proofErr w:type="spellEnd"/>
      <w:r w:rsidR="00A66784" w:rsidRPr="0050155E">
        <w:rPr>
          <w:rFonts w:ascii="Times New Roman" w:hAnsi="Times New Roman" w:cs="Times New Roman"/>
          <w:lang w:val="en-US"/>
        </w:rPr>
        <w:t xml:space="preserve"> </w:t>
      </w:r>
      <w:r w:rsidR="006D0C8E" w:rsidRPr="0050155E">
        <w:rPr>
          <w:rFonts w:ascii="Times New Roman" w:hAnsi="Times New Roman" w:cs="Times New Roman"/>
          <w:lang w:val="en-US"/>
        </w:rPr>
        <w:t xml:space="preserve">request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lên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tự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động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lưu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="006D0C8E" w:rsidRPr="0050155E">
        <w:rPr>
          <w:rFonts w:ascii="Times New Roman" w:hAnsi="Times New Roman" w:cs="Times New Roman"/>
          <w:lang w:val="en-US"/>
        </w:rPr>
        <w:t>lại</w:t>
      </w:r>
      <w:proofErr w:type="spellEnd"/>
      <w:r w:rsidR="006D0C8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trước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khi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dữ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liệu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5F1B" w:rsidRPr="0050155E">
        <w:rPr>
          <w:rFonts w:ascii="Times New Roman" w:hAnsi="Times New Roman" w:cs="Times New Roman"/>
          <w:lang w:val="en-US"/>
        </w:rPr>
        <w:t>cho</w:t>
      </w:r>
      <w:proofErr w:type="spellEnd"/>
      <w:r w:rsidR="00045F1B" w:rsidRPr="0050155E">
        <w:rPr>
          <w:rFonts w:ascii="Times New Roman" w:hAnsi="Times New Roman" w:cs="Times New Roman"/>
          <w:lang w:val="en-US"/>
        </w:rPr>
        <w:t xml:space="preserve"> client.</w:t>
      </w:r>
    </w:p>
    <w:p w14:paraId="2B60AA08" w14:textId="77777777" w:rsidR="0050155E" w:rsidRPr="0050155E" w:rsidRDefault="0050155E" w:rsidP="008B5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071"/>
      </w:tblGrid>
      <w:tr w:rsidR="00DE65AB" w14:paraId="107A805C" w14:textId="77777777" w:rsidTr="00C80AB1">
        <w:tc>
          <w:tcPr>
            <w:tcW w:w="9071" w:type="dxa"/>
          </w:tcPr>
          <w:p w14:paraId="56AB9B87" w14:textId="2C75A149" w:rsidR="00DE65AB" w:rsidRDefault="00DE65AB" w:rsidP="006F1DDA">
            <w:pPr>
              <w:pStyle w:val="ListParagraph"/>
              <w:ind w:left="0"/>
              <w:jc w:val="center"/>
              <w:rPr>
                <w:lang w:val="en-US"/>
              </w:rPr>
            </w:pPr>
            <w:r w:rsidRPr="00DE65AB">
              <w:rPr>
                <w:noProof/>
                <w:lang w:val="en-US"/>
              </w:rPr>
              <w:drawing>
                <wp:inline distT="0" distB="0" distL="0" distR="0" wp14:anchorId="362FCAAC" wp14:editId="79CEE0AF">
                  <wp:extent cx="4487333" cy="2002041"/>
                  <wp:effectExtent l="0" t="0" r="0" b="0"/>
                  <wp:docPr id="122396250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0972" cy="200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5AB" w14:paraId="41CE01C5" w14:textId="77777777" w:rsidTr="00C80AB1">
        <w:tc>
          <w:tcPr>
            <w:tcW w:w="9071" w:type="dxa"/>
          </w:tcPr>
          <w:p w14:paraId="469AF5A1" w14:textId="4EB3566C" w:rsidR="00DE65AB" w:rsidRPr="0050155E" w:rsidRDefault="00DE65AB" w:rsidP="005015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6: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Luồng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kí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50A77" w:rsidRPr="0050155E">
              <w:rPr>
                <w:rFonts w:ascii="Times New Roman" w:hAnsi="Times New Roman" w:cs="Times New Roman"/>
                <w:lang w:val="en-US"/>
              </w:rPr>
              <w:t>Interceptor</w:t>
            </w:r>
          </w:p>
        </w:tc>
      </w:tr>
    </w:tbl>
    <w:p w14:paraId="675F35EA" w14:textId="77777777" w:rsidR="00045F1B" w:rsidRPr="0050155E" w:rsidRDefault="00045F1B" w:rsidP="00146F47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071"/>
      </w:tblGrid>
      <w:tr w:rsidR="00991D97" w14:paraId="1ED406FF" w14:textId="77777777" w:rsidTr="00C80AB1">
        <w:tc>
          <w:tcPr>
            <w:tcW w:w="9071" w:type="dxa"/>
          </w:tcPr>
          <w:p w14:paraId="5C8CC0F9" w14:textId="2D0F3940" w:rsidR="00991D97" w:rsidRDefault="00991D97" w:rsidP="006F1DDA">
            <w:pPr>
              <w:pStyle w:val="ListParagraph"/>
              <w:ind w:left="0"/>
              <w:jc w:val="center"/>
              <w:rPr>
                <w:lang w:val="en-US"/>
              </w:rPr>
            </w:pPr>
            <w:r w:rsidRPr="00991D97">
              <w:rPr>
                <w:noProof/>
                <w:lang w:val="en-US"/>
              </w:rPr>
              <w:drawing>
                <wp:inline distT="0" distB="0" distL="0" distR="0" wp14:anchorId="385FFAB1" wp14:editId="2383A903">
                  <wp:extent cx="4419600" cy="1971822"/>
                  <wp:effectExtent l="0" t="0" r="0" b="9525"/>
                  <wp:docPr id="19843838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878" cy="1974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D97" w14:paraId="443E0AAB" w14:textId="77777777" w:rsidTr="00C80AB1">
        <w:tc>
          <w:tcPr>
            <w:tcW w:w="9071" w:type="dxa"/>
          </w:tcPr>
          <w:p w14:paraId="471D25C0" w14:textId="417803A2" w:rsidR="00991D97" w:rsidRPr="0050155E" w:rsidRDefault="00991D97" w:rsidP="0050155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7: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Luồng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507EF" w:rsidRPr="0050155E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="00D507E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507EF" w:rsidRPr="0050155E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="00D507EF" w:rsidRPr="0050155E">
              <w:rPr>
                <w:rFonts w:ascii="Times New Roman" w:hAnsi="Times New Roman" w:cs="Times New Roman"/>
                <w:lang w:val="en-US"/>
              </w:rPr>
              <w:t xml:space="preserve">/ </w:t>
            </w:r>
            <w:proofErr w:type="spellStart"/>
            <w:r w:rsidR="00D507EF" w:rsidRPr="0050155E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="00D507E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507EF" w:rsidRPr="0050155E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="00D507E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F7A2F" w:rsidRPr="0050155E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="006F7A2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F7A2F" w:rsidRPr="0050155E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="006F7A2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F7A2F" w:rsidRPr="0050155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="006F7A2F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F7A2F" w:rsidRPr="0050155E">
              <w:rPr>
                <w:rFonts w:ascii="Times New Roman" w:hAnsi="Times New Roman" w:cs="Times New Roman"/>
                <w:lang w:val="en-US"/>
              </w:rPr>
              <w:t>Authenticatoin</w:t>
            </w:r>
            <w:proofErr w:type="spellEnd"/>
          </w:p>
        </w:tc>
      </w:tr>
    </w:tbl>
    <w:p w14:paraId="395A4300" w14:textId="77777777" w:rsidR="00991D97" w:rsidRDefault="00991D97" w:rsidP="00146F47">
      <w:pPr>
        <w:pStyle w:val="ListParagraph"/>
        <w:rPr>
          <w:lang w:val="en-US"/>
        </w:rPr>
      </w:pPr>
    </w:p>
    <w:p w14:paraId="6025734F" w14:textId="4E517C5F" w:rsidR="000C2F59" w:rsidRPr="00246FEA" w:rsidRDefault="000C2F59" w:rsidP="00246FEA">
      <w:pPr>
        <w:pStyle w:val="ListParagraph"/>
        <w:numPr>
          <w:ilvl w:val="0"/>
          <w:numId w:val="13"/>
        </w:numPr>
        <w:outlineLvl w:val="1"/>
        <w:rPr>
          <w:rFonts w:ascii="Times New Roman" w:hAnsi="Times New Roman" w:cs="Times New Roman"/>
          <w:lang w:val="en-US"/>
        </w:rPr>
      </w:pPr>
      <w:bookmarkStart w:id="11" w:name="_Toc212470526"/>
      <w:r w:rsidRPr="00246FEA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246FEA">
        <w:rPr>
          <w:rFonts w:ascii="Times New Roman" w:hAnsi="Times New Roman" w:cs="Times New Roman"/>
          <w:lang w:val="en-US"/>
        </w:rPr>
        <w:t>thành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phần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chính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của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Dio Interceptor</w:t>
      </w:r>
      <w:bookmarkEnd w:id="11"/>
    </w:p>
    <w:p w14:paraId="23D86713" w14:textId="0E01A751" w:rsidR="000C2F59" w:rsidRPr="0050155E" w:rsidRDefault="007B26C4" w:rsidP="007B26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i/>
          <w:lang w:val="en-US"/>
        </w:rPr>
        <w:t>onRequest</w:t>
      </w:r>
      <w:proofErr w:type="spellEnd"/>
      <w:r w:rsidR="0050155E" w:rsidRPr="0050155E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50155E">
        <w:rPr>
          <w:rFonts w:ascii="Times New Roman" w:hAnsi="Times New Roman" w:cs="Times New Roman"/>
          <w:i/>
          <w:lang w:val="en-US"/>
        </w:rPr>
        <w:t>(</w:t>
      </w:r>
      <w:proofErr w:type="spellStart"/>
      <w:r w:rsidRPr="0050155E">
        <w:rPr>
          <w:rFonts w:ascii="Times New Roman" w:hAnsi="Times New Roman" w:cs="Times New Roman"/>
          <w:lang w:val="en-US"/>
        </w:rPr>
        <w:t>RequestOptions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options):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gọi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trước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khi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yêu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đến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server, </w:t>
      </w:r>
      <w:proofErr w:type="spellStart"/>
      <w:r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chỉnh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sửa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hoặc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bổ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sung </w:t>
      </w:r>
      <w:proofErr w:type="spellStart"/>
      <w:r w:rsidRPr="0050155E">
        <w:rPr>
          <w:rFonts w:ascii="Times New Roman" w:hAnsi="Times New Roman" w:cs="Times New Roman"/>
          <w:lang w:val="en-US"/>
        </w:rPr>
        <w:t>thông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50155E">
        <w:rPr>
          <w:rFonts w:ascii="Times New Roman" w:hAnsi="Times New Roman" w:cs="Times New Roman"/>
          <w:lang w:val="en-US"/>
        </w:rPr>
        <w:t>cho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request (</w:t>
      </w:r>
      <w:proofErr w:type="spellStart"/>
      <w:r w:rsidRPr="0050155E">
        <w:rPr>
          <w:rFonts w:ascii="Times New Roman" w:hAnsi="Times New Roman" w:cs="Times New Roman"/>
          <w:lang w:val="en-US"/>
        </w:rPr>
        <w:t>ví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0155E">
        <w:rPr>
          <w:rFonts w:ascii="Times New Roman" w:hAnsi="Times New Roman" w:cs="Times New Roman"/>
          <w:lang w:val="en-US"/>
        </w:rPr>
        <w:t>chèn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Pr="0050155E">
        <w:rPr>
          <w:rFonts w:ascii="Times New Roman" w:hAnsi="Times New Roman" w:cs="Times New Roman"/>
          <w:lang w:val="en-US"/>
        </w:rPr>
        <w:t>xác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thực</w:t>
      </w:r>
      <w:proofErr w:type="spellEnd"/>
      <w:r w:rsidRPr="0050155E">
        <w:rPr>
          <w:rFonts w:ascii="Times New Roman" w:hAnsi="Times New Roman" w:cs="Times New Roman"/>
          <w:lang w:val="en-US"/>
        </w:rPr>
        <w:t>).</w:t>
      </w:r>
    </w:p>
    <w:p w14:paraId="4F4634FF" w14:textId="5D45F776" w:rsidR="007B26C4" w:rsidRPr="0050155E" w:rsidRDefault="001235CB" w:rsidP="007B26C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Ví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chèn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access_token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header </w:t>
      </w:r>
      <w:proofErr w:type="spellStart"/>
      <w:r w:rsidRPr="0050155E">
        <w:rPr>
          <w:rFonts w:ascii="Times New Roman" w:hAnsi="Times New Roman" w:cs="Times New Roman"/>
          <w:lang w:val="en-US"/>
        </w:rPr>
        <w:t>trước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request: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1235CB" w14:paraId="14FD19EA" w14:textId="77777777" w:rsidTr="00C80AB1">
        <w:trPr>
          <w:jc w:val="center"/>
        </w:trPr>
        <w:tc>
          <w:tcPr>
            <w:tcW w:w="8926" w:type="dxa"/>
          </w:tcPr>
          <w:p w14:paraId="595E62B2" w14:textId="1B9CEEF8" w:rsidR="001235CB" w:rsidRDefault="00C21358" w:rsidP="0050155E">
            <w:pPr>
              <w:jc w:val="center"/>
              <w:rPr>
                <w:lang w:val="en-US"/>
              </w:rPr>
            </w:pPr>
            <w:r w:rsidRPr="00C21358">
              <w:rPr>
                <w:noProof/>
                <w:lang w:val="en-US"/>
              </w:rPr>
              <w:lastRenderedPageBreak/>
              <w:drawing>
                <wp:inline distT="0" distB="0" distL="0" distR="0" wp14:anchorId="6E8862B4" wp14:editId="777C3B14">
                  <wp:extent cx="4889047" cy="1279897"/>
                  <wp:effectExtent l="0" t="0" r="6985" b="0"/>
                  <wp:docPr id="62256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5604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543" cy="128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9CFF0" w14:textId="77777777" w:rsidR="001235CB" w:rsidRDefault="001235CB" w:rsidP="001235CB">
      <w:pPr>
        <w:rPr>
          <w:lang w:val="en-US"/>
        </w:rPr>
      </w:pPr>
    </w:p>
    <w:p w14:paraId="1B4D6384" w14:textId="707C8951" w:rsidR="00C21358" w:rsidRPr="0050155E" w:rsidRDefault="00E2723B" w:rsidP="00E272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i/>
          <w:lang w:val="en-US"/>
        </w:rPr>
        <w:t>onResponse</w:t>
      </w:r>
      <w:proofErr w:type="spellEnd"/>
      <w:r w:rsidR="0050155E" w:rsidRPr="0050155E">
        <w:rPr>
          <w:rFonts w:ascii="Times New Roman" w:hAnsi="Times New Roman" w:cs="Times New Roman"/>
          <w:lang w:val="en-US"/>
        </w:rPr>
        <w:t xml:space="preserve"> </w:t>
      </w:r>
      <w:r w:rsidRPr="0050155E">
        <w:rPr>
          <w:rFonts w:ascii="Times New Roman" w:hAnsi="Times New Roman" w:cs="Times New Roman"/>
          <w:lang w:val="en-US"/>
        </w:rPr>
        <w:t xml:space="preserve">(Response response):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gọi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khi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50155E">
        <w:rPr>
          <w:rFonts w:ascii="Times New Roman" w:hAnsi="Times New Roman" w:cs="Times New Roman"/>
          <w:lang w:val="en-US"/>
        </w:rPr>
        <w:t>trả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về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phản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hồi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thành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công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6B8FEBC5" w14:textId="0F5F49BC" w:rsidR="003714ED" w:rsidRDefault="004F0315" w:rsidP="00B6312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Thành </w:t>
      </w:r>
      <w:proofErr w:type="spellStart"/>
      <w:r w:rsidRPr="0050155E">
        <w:rPr>
          <w:rFonts w:ascii="Times New Roman" w:hAnsi="Times New Roman" w:cs="Times New Roman"/>
          <w:lang w:val="en-US"/>
        </w:rPr>
        <w:t>phần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này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dữ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liệu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phản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hồi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trước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khi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cho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client,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ví</w:t>
      </w:r>
      <w:proofErr w:type="spellEnd"/>
      <w:r w:rsidR="00181CC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1CC6" w:rsidRPr="0050155E">
        <w:rPr>
          <w:rFonts w:ascii="Times New Roman" w:hAnsi="Times New Roman" w:cs="Times New Roman"/>
          <w:lang w:val="en-US"/>
        </w:rPr>
        <w:t>dụ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lưu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lại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access_token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sau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khi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đăng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221C" w:rsidRPr="0050155E">
        <w:rPr>
          <w:rFonts w:ascii="Times New Roman" w:hAnsi="Times New Roman" w:cs="Times New Roman"/>
          <w:lang w:val="en-US"/>
        </w:rPr>
        <w:t>nhập</w:t>
      </w:r>
      <w:proofErr w:type="spellEnd"/>
      <w:r w:rsidR="0036221C" w:rsidRPr="0050155E">
        <w:rPr>
          <w:rFonts w:ascii="Times New Roman" w:hAnsi="Times New Roman" w:cs="Times New Roman"/>
          <w:lang w:val="en-US"/>
        </w:rPr>
        <w:t xml:space="preserve">: </w:t>
      </w:r>
    </w:p>
    <w:p w14:paraId="2B213B73" w14:textId="77777777" w:rsidR="0050155E" w:rsidRPr="0050155E" w:rsidRDefault="0050155E" w:rsidP="0050155E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B63121" w14:paraId="26280E35" w14:textId="77777777" w:rsidTr="00C80AB1">
        <w:trPr>
          <w:jc w:val="center"/>
        </w:trPr>
        <w:tc>
          <w:tcPr>
            <w:tcW w:w="9071" w:type="dxa"/>
          </w:tcPr>
          <w:p w14:paraId="3FC29056" w14:textId="4F569FFE" w:rsidR="00B63121" w:rsidRDefault="005E734E" w:rsidP="0050155E">
            <w:pPr>
              <w:jc w:val="center"/>
              <w:rPr>
                <w:lang w:val="en-US"/>
              </w:rPr>
            </w:pPr>
            <w:r w:rsidRPr="005E734E">
              <w:rPr>
                <w:noProof/>
                <w:lang w:val="en-US"/>
              </w:rPr>
              <w:drawing>
                <wp:inline distT="0" distB="0" distL="0" distR="0" wp14:anchorId="4944A77E" wp14:editId="77A73157">
                  <wp:extent cx="4861832" cy="1932166"/>
                  <wp:effectExtent l="0" t="0" r="0" b="0"/>
                  <wp:docPr id="1769499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9947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128" cy="193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B493" w14:textId="77777777" w:rsidR="0036221C" w:rsidRDefault="0036221C" w:rsidP="00B63121">
      <w:pPr>
        <w:rPr>
          <w:lang w:val="en-US"/>
        </w:rPr>
      </w:pPr>
    </w:p>
    <w:p w14:paraId="76D59981" w14:textId="50C6466B" w:rsidR="006A1B94" w:rsidRPr="00246FEA" w:rsidRDefault="006A1B94" w:rsidP="00246FEA">
      <w:pPr>
        <w:pStyle w:val="ListParagraph"/>
        <w:numPr>
          <w:ilvl w:val="0"/>
          <w:numId w:val="13"/>
        </w:numPr>
        <w:outlineLvl w:val="1"/>
        <w:rPr>
          <w:rFonts w:ascii="Times New Roman" w:hAnsi="Times New Roman" w:cs="Times New Roman"/>
          <w:lang w:val="en-US"/>
        </w:rPr>
      </w:pPr>
      <w:bookmarkStart w:id="12" w:name="_Toc212470527"/>
      <w:proofErr w:type="spellStart"/>
      <w:r w:rsidRPr="00246FEA">
        <w:rPr>
          <w:rFonts w:ascii="Times New Roman" w:hAnsi="Times New Roman" w:cs="Times New Roman"/>
          <w:lang w:val="en-US"/>
        </w:rPr>
        <w:t>Xử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lý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lỗi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và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cơ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46FEA">
        <w:rPr>
          <w:rFonts w:ascii="Times New Roman" w:hAnsi="Times New Roman" w:cs="Times New Roman"/>
          <w:lang w:val="en-US"/>
        </w:rPr>
        <w:t>chế</w:t>
      </w:r>
      <w:proofErr w:type="spellEnd"/>
      <w:r w:rsidRPr="00246FEA">
        <w:rPr>
          <w:rFonts w:ascii="Times New Roman" w:hAnsi="Times New Roman" w:cs="Times New Roman"/>
          <w:lang w:val="en-US"/>
        </w:rPr>
        <w:t xml:space="preserve"> retry</w:t>
      </w:r>
      <w:r w:rsidR="000F5D51" w:rsidRPr="00246FEA">
        <w:rPr>
          <w:rFonts w:ascii="Times New Roman" w:hAnsi="Times New Roman" w:cs="Times New Roman"/>
          <w:lang w:val="en-US"/>
        </w:rPr>
        <w:t>:</w:t>
      </w:r>
      <w:bookmarkEnd w:id="12"/>
    </w:p>
    <w:p w14:paraId="482529EA" w14:textId="38C1E318" w:rsidR="000F5D51" w:rsidRPr="0050155E" w:rsidRDefault="00D858F3" w:rsidP="000F5D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phương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thức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API CRUD </w:t>
      </w:r>
      <w:proofErr w:type="spellStart"/>
      <w:r w:rsidRPr="0050155E">
        <w:rPr>
          <w:rFonts w:ascii="Times New Roman" w:hAnsi="Times New Roman" w:cs="Times New Roman"/>
          <w:lang w:val="en-US"/>
        </w:rPr>
        <w:t>đôi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khi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chúng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Pr="0050155E">
        <w:rPr>
          <w:rFonts w:ascii="Times New Roman" w:hAnsi="Times New Roman" w:cs="Times New Roman"/>
          <w:lang w:val="en-US"/>
        </w:rPr>
        <w:t>sẽ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gặp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vấn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đề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như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: </w:t>
      </w:r>
    </w:p>
    <w:p w14:paraId="71E2AFBE" w14:textId="7091F307" w:rsidR="00D858F3" w:rsidRPr="0050155E" w:rsidRDefault="0082072D" w:rsidP="00D858F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Thất </w:t>
      </w:r>
      <w:proofErr w:type="spellStart"/>
      <w:r w:rsidRPr="0050155E">
        <w:rPr>
          <w:rFonts w:ascii="Times New Roman" w:hAnsi="Times New Roman" w:cs="Times New Roman"/>
          <w:lang w:val="en-US"/>
        </w:rPr>
        <w:t>bại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trong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yêu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50155E">
        <w:rPr>
          <w:rFonts w:ascii="Times New Roman" w:hAnsi="Times New Roman" w:cs="Times New Roman"/>
          <w:lang w:val="en-US"/>
        </w:rPr>
        <w:t>từ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server.</w:t>
      </w:r>
    </w:p>
    <w:p w14:paraId="74586026" w14:textId="70B50CC0" w:rsidR="0082072D" w:rsidRPr="0050155E" w:rsidRDefault="007664FC" w:rsidP="00D858F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50155E">
        <w:rPr>
          <w:rFonts w:ascii="Times New Roman" w:hAnsi="Times New Roman" w:cs="Times New Roman"/>
          <w:lang w:val="en-US"/>
        </w:rPr>
        <w:t>vấn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đề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về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kết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nối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mạng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4689012B" w14:textId="4A635805" w:rsidR="00AD2954" w:rsidRPr="0050155E" w:rsidRDefault="00AD2954" w:rsidP="00AD2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Thời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gian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gửi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nhận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một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yêu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cầu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quá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lâu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55E">
        <w:rPr>
          <w:rFonts w:ascii="Times New Roman" w:hAnsi="Times New Roman" w:cs="Times New Roman"/>
          <w:lang w:val="en-US"/>
        </w:rPr>
        <w:t>hiện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tượng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timeout ở server.</w:t>
      </w:r>
    </w:p>
    <w:p w14:paraId="5C5FE4B8" w14:textId="5C7EA058" w:rsidR="00AD2954" w:rsidRPr="0050155E" w:rsidRDefault="00A06704" w:rsidP="00AD295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liên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quan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đến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HTTP ở 2 </w:t>
      </w:r>
      <w:proofErr w:type="spellStart"/>
      <w:r w:rsidRPr="0050155E">
        <w:rPr>
          <w:rFonts w:ascii="Times New Roman" w:hAnsi="Times New Roman" w:cs="Times New Roman"/>
          <w:lang w:val="en-US"/>
        </w:rPr>
        <w:t>phía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50155E">
        <w:rPr>
          <w:rFonts w:ascii="Times New Roman" w:hAnsi="Times New Roman" w:cs="Times New Roman"/>
          <w:lang w:val="en-US"/>
        </w:rPr>
        <w:t>và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client.</w:t>
      </w:r>
    </w:p>
    <w:p w14:paraId="47D435FE" w14:textId="1B91BCDC" w:rsidR="0065713F" w:rsidRPr="0050155E" w:rsidRDefault="0065713F" w:rsidP="0065713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Gói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dio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cung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cấp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cho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Pr="0050155E">
        <w:rPr>
          <w:rFonts w:ascii="Times New Roman" w:hAnsi="Times New Roman" w:cs="Times New Roman"/>
          <w:lang w:val="en-US"/>
        </w:rPr>
        <w:t>những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tính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năng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mạnh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mẽ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có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những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trên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dễ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dàng</w:t>
      </w:r>
      <w:proofErr w:type="spellEnd"/>
      <w:r w:rsidRPr="0050155E">
        <w:rPr>
          <w:rFonts w:ascii="Times New Roman" w:hAnsi="Times New Roman" w:cs="Times New Roman"/>
          <w:lang w:val="en-US"/>
        </w:rPr>
        <w:t>:</w:t>
      </w:r>
    </w:p>
    <w:p w14:paraId="478C84D4" w14:textId="77777777" w:rsidR="004303B7" w:rsidRPr="0050155E" w:rsidRDefault="004303B7" w:rsidP="004303B7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Error handling </w:t>
      </w:r>
      <w:proofErr w:type="spellStart"/>
      <w:r w:rsidRPr="0050155E">
        <w:rPr>
          <w:rFonts w:ascii="Times New Roman" w:hAnsi="Times New Roman" w:cs="Times New Roman"/>
          <w:lang w:val="en-US"/>
        </w:rPr>
        <w:t>có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cấu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trúc</w:t>
      </w:r>
      <w:proofErr w:type="spellEnd"/>
    </w:p>
    <w:p w14:paraId="74D0921A" w14:textId="743504D4" w:rsidR="004303B7" w:rsidRPr="0050155E" w:rsidRDefault="004303B7" w:rsidP="004303B7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>Timeout, cancel request</w:t>
      </w:r>
    </w:p>
    <w:p w14:paraId="4A67DFC1" w14:textId="38D85ECC" w:rsidR="003F28AC" w:rsidRPr="0050155E" w:rsidRDefault="004303B7" w:rsidP="004303B7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>Retry mechanism (</w:t>
      </w:r>
      <w:proofErr w:type="spellStart"/>
      <w:r w:rsidRPr="0050155E">
        <w:rPr>
          <w:rFonts w:ascii="Times New Roman" w:hAnsi="Times New Roman" w:cs="Times New Roman"/>
          <w:lang w:val="en-US"/>
        </w:rPr>
        <w:t>thử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lại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Pr="0050155E">
        <w:rPr>
          <w:rFonts w:ascii="Times New Roman" w:hAnsi="Times New Roman" w:cs="Times New Roman"/>
          <w:lang w:val="en-US"/>
        </w:rPr>
        <w:t>khi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mạng</w:t>
      </w:r>
      <w:proofErr w:type="spellEnd"/>
      <w:r w:rsidRPr="0050155E">
        <w:rPr>
          <w:rFonts w:ascii="Times New Roman" w:hAnsi="Times New Roman" w:cs="Times New Roman"/>
          <w:lang w:val="en-US"/>
        </w:rPr>
        <w:t>)</w:t>
      </w:r>
    </w:p>
    <w:p w14:paraId="6B0029D0" w14:textId="3E040840" w:rsidR="00C53BDE" w:rsidRDefault="001D7A7F" w:rsidP="00DD24F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t xml:space="preserve">Error Handling: </w:t>
      </w:r>
      <w:r w:rsidR="00C53BDE" w:rsidRPr="0050155E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xảy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ra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trong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quá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trình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xử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0706" w:rsidRPr="0050155E">
        <w:rPr>
          <w:rFonts w:ascii="Times New Roman" w:hAnsi="Times New Roman" w:cs="Times New Roman"/>
          <w:lang w:val="en-US"/>
        </w:rPr>
        <w:t>lý</w:t>
      </w:r>
      <w:proofErr w:type="spellEnd"/>
      <w:r w:rsidR="00E90706" w:rsidRPr="005015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gói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dio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sẽ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tạo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ra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đối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tượng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kiểu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DioExeptio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và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chứa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thuộc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tính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quan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D24F1" w:rsidRPr="0050155E">
        <w:rPr>
          <w:rFonts w:ascii="Times New Roman" w:hAnsi="Times New Roman" w:cs="Times New Roman"/>
          <w:lang w:val="en-US"/>
        </w:rPr>
        <w:t>trọng</w:t>
      </w:r>
      <w:proofErr w:type="spellEnd"/>
      <w:r w:rsidR="00DD24F1" w:rsidRPr="0050155E">
        <w:rPr>
          <w:rFonts w:ascii="Times New Roman" w:hAnsi="Times New Roman" w:cs="Times New Roman"/>
          <w:lang w:val="en-US"/>
        </w:rPr>
        <w:t xml:space="preserve"> type</w:t>
      </w:r>
      <w:r w:rsidR="00515A15" w:rsidRPr="0050155E">
        <w:rPr>
          <w:rFonts w:ascii="Times New Roman" w:hAnsi="Times New Roman" w:cs="Times New Roman"/>
          <w:lang w:val="en-US"/>
        </w:rPr>
        <w:t>.</w:t>
      </w:r>
      <w:r w:rsidR="005966A2" w:rsidRPr="0050155E">
        <w:rPr>
          <w:rFonts w:ascii="Times New Roman" w:hAnsi="Times New Roman" w:cs="Times New Roman"/>
          <w:lang w:val="en-US"/>
        </w:rPr>
        <w:t xml:space="preserve"> Các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thuộc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tính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này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phân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loại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như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bảng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bên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966A2" w:rsidRPr="0050155E">
        <w:rPr>
          <w:rFonts w:ascii="Times New Roman" w:hAnsi="Times New Roman" w:cs="Times New Roman"/>
          <w:lang w:val="en-US"/>
        </w:rPr>
        <w:t>dưới</w:t>
      </w:r>
      <w:proofErr w:type="spellEnd"/>
      <w:r w:rsidR="005966A2" w:rsidRPr="0050155E">
        <w:rPr>
          <w:rFonts w:ascii="Times New Roman" w:hAnsi="Times New Roman" w:cs="Times New Roman"/>
          <w:lang w:val="en-US"/>
        </w:rPr>
        <w:t xml:space="preserve">: </w:t>
      </w:r>
    </w:p>
    <w:p w14:paraId="672FBA22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6934F178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09AC1FA5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5249A646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41699C62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40475BD9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3FFF45D9" w14:textId="77777777" w:rsidR="00783478" w:rsidRDefault="00783478" w:rsidP="00783478">
      <w:pPr>
        <w:rPr>
          <w:rFonts w:ascii="Times New Roman" w:hAnsi="Times New Roman" w:cs="Times New Roman"/>
          <w:lang w:val="en-US"/>
        </w:rPr>
      </w:pPr>
    </w:p>
    <w:p w14:paraId="67F69F84" w14:textId="77777777" w:rsidR="00783478" w:rsidRPr="00783478" w:rsidRDefault="00783478" w:rsidP="00783478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3827"/>
      </w:tblGrid>
      <w:tr w:rsidR="004D4C07" w14:paraId="488CDE0E" w14:textId="77777777" w:rsidTr="00C80AB1">
        <w:trPr>
          <w:jc w:val="center"/>
        </w:trPr>
        <w:tc>
          <w:tcPr>
            <w:tcW w:w="2552" w:type="dxa"/>
          </w:tcPr>
          <w:p w14:paraId="7484169C" w14:textId="022E69A8" w:rsidR="004D4C07" w:rsidRPr="0050155E" w:rsidRDefault="00C91692" w:rsidP="0050155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b/>
                <w:lang w:val="en-US"/>
              </w:rPr>
              <w:lastRenderedPageBreak/>
              <w:t>DioExceptionType</w:t>
            </w:r>
            <w:proofErr w:type="spellEnd"/>
          </w:p>
        </w:tc>
        <w:tc>
          <w:tcPr>
            <w:tcW w:w="3827" w:type="dxa"/>
          </w:tcPr>
          <w:p w14:paraId="0A64653F" w14:textId="03F4EB03" w:rsidR="004D4C07" w:rsidRPr="0050155E" w:rsidRDefault="00563889" w:rsidP="0050155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b/>
                <w:lang w:val="en-US"/>
              </w:rPr>
              <w:t>Mô</w:t>
            </w:r>
            <w:proofErr w:type="spellEnd"/>
            <w:r w:rsidRPr="0050155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b/>
                <w:lang w:val="en-US"/>
              </w:rPr>
              <w:t>tả</w:t>
            </w:r>
            <w:proofErr w:type="spellEnd"/>
          </w:p>
        </w:tc>
      </w:tr>
      <w:tr w:rsidR="004D4C07" w14:paraId="7DD965EF" w14:textId="77777777" w:rsidTr="00C80AB1">
        <w:trPr>
          <w:jc w:val="center"/>
        </w:trPr>
        <w:tc>
          <w:tcPr>
            <w:tcW w:w="2552" w:type="dxa"/>
          </w:tcPr>
          <w:p w14:paraId="5F2F9374" w14:textId="37FE785B" w:rsidR="004D4C07" w:rsidRPr="0050155E" w:rsidRDefault="0046596E" w:rsidP="0055221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connectionTimeout</w:t>
            </w:r>
            <w:proofErr w:type="spellEnd"/>
          </w:p>
        </w:tc>
        <w:tc>
          <w:tcPr>
            <w:tcW w:w="3827" w:type="dxa"/>
          </w:tcPr>
          <w:p w14:paraId="3F38B736" w14:textId="6E7D5BA3" w:rsidR="004D4C07" w:rsidRPr="0050155E" w:rsidRDefault="00552215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Q</w:t>
            </w:r>
            <w:r w:rsidR="00D91809" w:rsidRPr="0050155E">
              <w:rPr>
                <w:rFonts w:ascii="Times New Roman" w:hAnsi="Times New Roman" w:cs="Times New Roman"/>
                <w:lang w:val="en-US"/>
              </w:rPr>
              <w:t>uá</w:t>
            </w:r>
            <w:proofErr w:type="spellEnd"/>
            <w:r w:rsidR="00D91809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809" w:rsidRPr="0050155E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="00D91809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809" w:rsidRPr="0050155E">
              <w:rPr>
                <w:rFonts w:ascii="Times New Roman" w:hAnsi="Times New Roman" w:cs="Times New Roman"/>
                <w:lang w:val="en-US"/>
              </w:rPr>
              <w:t>gian</w:t>
            </w:r>
            <w:proofErr w:type="spellEnd"/>
            <w:r w:rsidR="00D91809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809" w:rsidRPr="0050155E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="00D91809"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809" w:rsidRPr="0050155E">
              <w:rPr>
                <w:rFonts w:ascii="Times New Roman" w:hAnsi="Times New Roman" w:cs="Times New Roman"/>
                <w:lang w:val="en-US"/>
              </w:rPr>
              <w:t>nối</w:t>
            </w:r>
            <w:proofErr w:type="spellEnd"/>
            <w:r w:rsidR="00D91809" w:rsidRPr="0050155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4D4C07" w14:paraId="69AA601D" w14:textId="77777777" w:rsidTr="00C80AB1">
        <w:trPr>
          <w:jc w:val="center"/>
        </w:trPr>
        <w:tc>
          <w:tcPr>
            <w:tcW w:w="2552" w:type="dxa"/>
          </w:tcPr>
          <w:p w14:paraId="1828816E" w14:textId="5D5004A7" w:rsidR="004D4C07" w:rsidRPr="0050155E" w:rsidRDefault="002D2EFB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sendTimeout</w:t>
            </w:r>
            <w:proofErr w:type="spellEnd"/>
          </w:p>
        </w:tc>
        <w:tc>
          <w:tcPr>
            <w:tcW w:w="3827" w:type="dxa"/>
          </w:tcPr>
          <w:p w14:paraId="64FA1953" w14:textId="5F023482" w:rsidR="004D4C07" w:rsidRPr="0050155E" w:rsidRDefault="00C11175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request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lâu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(timeout).</w:t>
            </w:r>
          </w:p>
        </w:tc>
      </w:tr>
      <w:tr w:rsidR="004D4C07" w14:paraId="658A399A" w14:textId="77777777" w:rsidTr="00C80AB1">
        <w:trPr>
          <w:jc w:val="center"/>
        </w:trPr>
        <w:tc>
          <w:tcPr>
            <w:tcW w:w="2552" w:type="dxa"/>
          </w:tcPr>
          <w:p w14:paraId="48362601" w14:textId="206628A7" w:rsidR="004D4C07" w:rsidRPr="0050155E" w:rsidRDefault="001C50A1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receiveTimeout</w:t>
            </w:r>
            <w:proofErr w:type="spellEnd"/>
          </w:p>
        </w:tc>
        <w:tc>
          <w:tcPr>
            <w:tcW w:w="3827" w:type="dxa"/>
          </w:tcPr>
          <w:p w14:paraId="605CDCA9" w14:textId="089F4914" w:rsidR="004D4C07" w:rsidRPr="0050155E" w:rsidRDefault="00503714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lâu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(timeout).</w:t>
            </w:r>
          </w:p>
        </w:tc>
      </w:tr>
      <w:tr w:rsidR="004D4C07" w14:paraId="62D1F15E" w14:textId="77777777" w:rsidTr="00C80AB1">
        <w:trPr>
          <w:jc w:val="center"/>
        </w:trPr>
        <w:tc>
          <w:tcPr>
            <w:tcW w:w="2552" w:type="dxa"/>
          </w:tcPr>
          <w:p w14:paraId="02D0AC9B" w14:textId="2564443E" w:rsidR="004D4C07" w:rsidRPr="0050155E" w:rsidRDefault="0075536B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badResponse</w:t>
            </w:r>
            <w:proofErr w:type="spellEnd"/>
          </w:p>
        </w:tc>
        <w:tc>
          <w:tcPr>
            <w:tcW w:w="3827" w:type="dxa"/>
          </w:tcPr>
          <w:p w14:paraId="1A7A59C1" w14:textId="47441DB4" w:rsidR="004D4C07" w:rsidRPr="0050155E" w:rsidRDefault="00E5529E" w:rsidP="004D4C07">
            <w:pPr>
              <w:rPr>
                <w:rFonts w:ascii="Times New Roman" w:hAnsi="Times New Roman" w:cs="Times New Roman"/>
                <w:lang w:val="en-US"/>
              </w:rPr>
            </w:pPr>
            <w:r w:rsidRPr="0050155E">
              <w:rPr>
                <w:rFonts w:ascii="Times New Roman" w:hAnsi="Times New Roman" w:cs="Times New Roman"/>
                <w:lang w:val="en-US"/>
              </w:rPr>
              <w:t xml:space="preserve">Server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về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(4xx, 5xx).</w:t>
            </w:r>
          </w:p>
        </w:tc>
      </w:tr>
      <w:tr w:rsidR="004D4C07" w14:paraId="28717E44" w14:textId="77777777" w:rsidTr="00C80AB1">
        <w:trPr>
          <w:jc w:val="center"/>
        </w:trPr>
        <w:tc>
          <w:tcPr>
            <w:tcW w:w="2552" w:type="dxa"/>
          </w:tcPr>
          <w:p w14:paraId="2B259318" w14:textId="566BCD40" w:rsidR="004D4C07" w:rsidRPr="0050155E" w:rsidRDefault="00364819" w:rsidP="004D4C07">
            <w:pPr>
              <w:rPr>
                <w:rFonts w:ascii="Times New Roman" w:hAnsi="Times New Roman" w:cs="Times New Roman"/>
                <w:lang w:val="en-US"/>
              </w:rPr>
            </w:pPr>
            <w:r w:rsidRPr="0050155E">
              <w:rPr>
                <w:rFonts w:ascii="Times New Roman" w:hAnsi="Times New Roman" w:cs="Times New Roman"/>
                <w:lang w:val="en-US"/>
              </w:rPr>
              <w:t>cancel</w:t>
            </w:r>
          </w:p>
        </w:tc>
        <w:tc>
          <w:tcPr>
            <w:tcW w:w="3827" w:type="dxa"/>
          </w:tcPr>
          <w:p w14:paraId="5B88C16E" w14:textId="08921A7D" w:rsidR="004D4C07" w:rsidRPr="0050155E" w:rsidRDefault="00945F64" w:rsidP="004D4C07">
            <w:pPr>
              <w:rPr>
                <w:rFonts w:ascii="Times New Roman" w:hAnsi="Times New Roman" w:cs="Times New Roman"/>
                <w:lang w:val="en-US"/>
              </w:rPr>
            </w:pPr>
            <w:r w:rsidRPr="0050155E">
              <w:rPr>
                <w:rFonts w:ascii="Times New Roman" w:hAnsi="Times New Roman" w:cs="Times New Roman"/>
                <w:lang w:val="en-US"/>
              </w:rPr>
              <w:t xml:space="preserve">Request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hủy</w:t>
            </w:r>
            <w:proofErr w:type="spellEnd"/>
          </w:p>
        </w:tc>
      </w:tr>
      <w:tr w:rsidR="004D4C07" w14:paraId="71744342" w14:textId="77777777" w:rsidTr="00C80AB1">
        <w:trPr>
          <w:jc w:val="center"/>
        </w:trPr>
        <w:tc>
          <w:tcPr>
            <w:tcW w:w="2552" w:type="dxa"/>
          </w:tcPr>
          <w:p w14:paraId="28BC1EEF" w14:textId="0104BE1B" w:rsidR="004D4C07" w:rsidRPr="0050155E" w:rsidRDefault="00F9048C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connectionError</w:t>
            </w:r>
            <w:proofErr w:type="spellEnd"/>
          </w:p>
        </w:tc>
        <w:tc>
          <w:tcPr>
            <w:tcW w:w="3827" w:type="dxa"/>
          </w:tcPr>
          <w:p w14:paraId="53FB7996" w14:textId="3C30BDC6" w:rsidR="004D4C07" w:rsidRPr="0050155E" w:rsidRDefault="00C37AB4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0155E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50155E">
              <w:rPr>
                <w:rFonts w:ascii="Times New Roman" w:hAnsi="Times New Roman" w:cs="Times New Roman"/>
                <w:lang w:val="en-US"/>
              </w:rPr>
              <w:t>nối</w:t>
            </w:r>
            <w:proofErr w:type="spellEnd"/>
            <w:r w:rsidRPr="0050155E">
              <w:rPr>
                <w:rFonts w:ascii="Times New Roman" w:hAnsi="Times New Roman" w:cs="Times New Roman"/>
                <w:lang w:val="en-US"/>
              </w:rPr>
              <w:t xml:space="preserve"> .</w:t>
            </w:r>
            <w:proofErr w:type="gramEnd"/>
          </w:p>
        </w:tc>
      </w:tr>
      <w:tr w:rsidR="004D4C07" w14:paraId="5395697A" w14:textId="77777777" w:rsidTr="00C80AB1">
        <w:trPr>
          <w:jc w:val="center"/>
        </w:trPr>
        <w:tc>
          <w:tcPr>
            <w:tcW w:w="2552" w:type="dxa"/>
          </w:tcPr>
          <w:p w14:paraId="48A991B5" w14:textId="419AA62D" w:rsidR="004D4C07" w:rsidRPr="00783478" w:rsidRDefault="00FD7996" w:rsidP="004D4C07">
            <w:pPr>
              <w:rPr>
                <w:rFonts w:ascii="Times New Roman" w:hAnsi="Times New Roman" w:cs="Times New Roman"/>
                <w:lang w:val="en-US"/>
              </w:rPr>
            </w:pPr>
            <w:r w:rsidRPr="00783478">
              <w:rPr>
                <w:rFonts w:ascii="Times New Roman" w:hAnsi="Times New Roman" w:cs="Times New Roman"/>
                <w:lang w:val="en-US"/>
              </w:rPr>
              <w:t>unknown</w:t>
            </w:r>
          </w:p>
        </w:tc>
        <w:tc>
          <w:tcPr>
            <w:tcW w:w="3827" w:type="dxa"/>
          </w:tcPr>
          <w:p w14:paraId="2C47A519" w14:textId="29071221" w:rsidR="004D4C07" w:rsidRPr="00783478" w:rsidRDefault="00552215" w:rsidP="004D4C0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3478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783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347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83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3478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78347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3478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78347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E6545E0" w14:textId="77777777" w:rsidR="004D4C07" w:rsidRDefault="004D4C07" w:rsidP="004D4C07">
      <w:pPr>
        <w:rPr>
          <w:lang w:val="en-US"/>
        </w:rPr>
      </w:pPr>
    </w:p>
    <w:p w14:paraId="7DE1AF67" w14:textId="3C945985" w:rsidR="00B851E8" w:rsidRPr="00783478" w:rsidRDefault="00EF585F" w:rsidP="006024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783478">
        <w:rPr>
          <w:rFonts w:ascii="Times New Roman" w:hAnsi="Times New Roman" w:cs="Times New Roman"/>
          <w:lang w:val="en-US"/>
        </w:rPr>
        <w:t>Khi</w:t>
      </w:r>
      <w:r w:rsidR="006614B2"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614B2" w:rsidRPr="00783478">
        <w:rPr>
          <w:rFonts w:ascii="Times New Roman" w:hAnsi="Times New Roman" w:cs="Times New Roman"/>
          <w:lang w:val="en-US"/>
        </w:rPr>
        <w:t>xử</w:t>
      </w:r>
      <w:proofErr w:type="spellEnd"/>
      <w:r w:rsidR="006614B2"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614B2" w:rsidRPr="00783478">
        <w:rPr>
          <w:rFonts w:ascii="Times New Roman" w:hAnsi="Times New Roman" w:cs="Times New Roman"/>
          <w:lang w:val="en-US"/>
        </w:rPr>
        <w:t>lý</w:t>
      </w:r>
      <w:proofErr w:type="spellEnd"/>
      <w:r w:rsidR="006614B2"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614B2" w:rsidRPr="00783478">
        <w:rPr>
          <w:rFonts w:ascii="Times New Roman" w:hAnsi="Times New Roman" w:cs="Times New Roman"/>
          <w:lang w:val="en-US"/>
        </w:rPr>
        <w:t>lỗi</w:t>
      </w:r>
      <w:proofErr w:type="spellEnd"/>
      <w:r w:rsidR="00810A13" w:rsidRPr="00783478">
        <w:rPr>
          <w:rFonts w:ascii="Times New Roman" w:hAnsi="Times New Roman" w:cs="Times New Roman"/>
          <w:lang w:val="en-US"/>
        </w:rPr>
        <w:t xml:space="preserve">, ta </w:t>
      </w:r>
      <w:proofErr w:type="spellStart"/>
      <w:r w:rsidR="00810A13" w:rsidRPr="00783478">
        <w:rPr>
          <w:rFonts w:ascii="Times New Roman" w:hAnsi="Times New Roman" w:cs="Times New Roman"/>
          <w:lang w:val="en-US"/>
        </w:rPr>
        <w:t>nên</w:t>
      </w:r>
      <w:proofErr w:type="spellEnd"/>
      <w:r w:rsidR="00810A13"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10A13" w:rsidRPr="00783478">
        <w:rPr>
          <w:rFonts w:ascii="Times New Roman" w:hAnsi="Times New Roman" w:cs="Times New Roman"/>
          <w:lang w:val="en-US"/>
        </w:rPr>
        <w:t>nhóm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các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Exception </w:t>
      </w:r>
      <w:proofErr w:type="spellStart"/>
      <w:r w:rsidRPr="00783478">
        <w:rPr>
          <w:rFonts w:ascii="Times New Roman" w:hAnsi="Times New Roman" w:cs="Times New Roman"/>
          <w:lang w:val="en-US"/>
        </w:rPr>
        <w:t>lại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để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dễ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quản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lý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: </w:t>
      </w:r>
    </w:p>
    <w:p w14:paraId="2EE6CA65" w14:textId="77777777" w:rsidR="0050155E" w:rsidRDefault="0050155E" w:rsidP="0050155E">
      <w:pPr>
        <w:pStyle w:val="ListParagraph"/>
        <w:numPr>
          <w:ilvl w:val="0"/>
          <w:numId w:val="6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44A5" w14:paraId="0FFCA429" w14:textId="77777777" w:rsidTr="00E044A5">
        <w:tc>
          <w:tcPr>
            <w:tcW w:w="9350" w:type="dxa"/>
          </w:tcPr>
          <w:p w14:paraId="1F836D16" w14:textId="72B68823" w:rsidR="00E044A5" w:rsidRDefault="00E044A5" w:rsidP="006F1DDA">
            <w:pPr>
              <w:jc w:val="center"/>
              <w:rPr>
                <w:lang w:val="en-US"/>
              </w:rPr>
            </w:pPr>
            <w:r w:rsidRPr="00E044A5">
              <w:rPr>
                <w:noProof/>
                <w:lang w:val="en-US"/>
              </w:rPr>
              <w:drawing>
                <wp:inline distT="0" distB="0" distL="0" distR="0" wp14:anchorId="5F919143" wp14:editId="15DC2205">
                  <wp:extent cx="5076826" cy="2387171"/>
                  <wp:effectExtent l="0" t="0" r="0" b="0"/>
                  <wp:docPr id="37106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6093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548" cy="2389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E9E78" w14:textId="77777777" w:rsidR="00E044A5" w:rsidRDefault="00E044A5" w:rsidP="00E044A5">
      <w:pPr>
        <w:rPr>
          <w:lang w:val="en-US"/>
        </w:rPr>
      </w:pPr>
    </w:p>
    <w:p w14:paraId="2B64E285" w14:textId="69095DE5" w:rsidR="00E044A5" w:rsidRPr="00783478" w:rsidRDefault="00E044A5" w:rsidP="006024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783478">
        <w:rPr>
          <w:rFonts w:ascii="Times New Roman" w:hAnsi="Times New Roman" w:cs="Times New Roman"/>
          <w:lang w:val="en-US"/>
        </w:rPr>
        <w:t>Ngoài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ra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, ta </w:t>
      </w:r>
      <w:proofErr w:type="spellStart"/>
      <w:r w:rsidRPr="00783478">
        <w:rPr>
          <w:rFonts w:ascii="Times New Roman" w:hAnsi="Times New Roman" w:cs="Times New Roman"/>
          <w:lang w:val="en-US"/>
        </w:rPr>
        <w:t>còn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có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thể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sử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dụng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try-catch </w:t>
      </w:r>
      <w:proofErr w:type="spellStart"/>
      <w:r w:rsidRPr="00783478">
        <w:rPr>
          <w:rFonts w:ascii="Times New Roman" w:hAnsi="Times New Roman" w:cs="Times New Roman"/>
          <w:lang w:val="en-US"/>
        </w:rPr>
        <w:t>để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xử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lý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các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3478">
        <w:rPr>
          <w:rFonts w:ascii="Times New Roman" w:hAnsi="Times New Roman" w:cs="Times New Roman"/>
          <w:lang w:val="en-US"/>
        </w:rPr>
        <w:t>lỗi</w:t>
      </w:r>
      <w:proofErr w:type="spellEnd"/>
      <w:r w:rsidRPr="00783478">
        <w:rPr>
          <w:rFonts w:ascii="Times New Roman" w:hAnsi="Times New Roman" w:cs="Times New Roman"/>
          <w:lang w:val="en-US"/>
        </w:rPr>
        <w:t xml:space="preserve">: </w:t>
      </w:r>
    </w:p>
    <w:p w14:paraId="089FD25B" w14:textId="77777777" w:rsidR="0050155E" w:rsidRDefault="0050155E" w:rsidP="0050155E">
      <w:pPr>
        <w:pStyle w:val="ListParagraph"/>
        <w:numPr>
          <w:ilvl w:val="0"/>
          <w:numId w:val="6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595" w14:paraId="406ED60A" w14:textId="77777777" w:rsidTr="002C4595">
        <w:tc>
          <w:tcPr>
            <w:tcW w:w="9350" w:type="dxa"/>
          </w:tcPr>
          <w:p w14:paraId="4D25DBD2" w14:textId="6EE9A354" w:rsidR="002C4595" w:rsidRDefault="0061676C" w:rsidP="006F1DDA">
            <w:pPr>
              <w:jc w:val="center"/>
              <w:rPr>
                <w:lang w:val="en-US"/>
              </w:rPr>
            </w:pPr>
            <w:r w:rsidRPr="0061676C">
              <w:rPr>
                <w:noProof/>
                <w:lang w:val="en-US"/>
              </w:rPr>
              <w:drawing>
                <wp:inline distT="0" distB="0" distL="0" distR="0" wp14:anchorId="142BB18C" wp14:editId="655F96D0">
                  <wp:extent cx="5313892" cy="2164919"/>
                  <wp:effectExtent l="0" t="0" r="1270" b="6985"/>
                  <wp:docPr id="1285332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33240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383" cy="216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A1264" w14:textId="77777777" w:rsidR="00E044A5" w:rsidRDefault="00E044A5" w:rsidP="00E044A5">
      <w:pPr>
        <w:rPr>
          <w:lang w:val="en-US"/>
        </w:rPr>
      </w:pPr>
    </w:p>
    <w:p w14:paraId="37371456" w14:textId="656CAABE" w:rsidR="0060249B" w:rsidRPr="0050155E" w:rsidRDefault="0060249B" w:rsidP="00067DC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Cơ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retry</w:t>
      </w:r>
      <w:r w:rsidR="004F37AC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của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gói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dio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cho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phép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yêu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cầu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lại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các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request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tử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một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cách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tự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7DCE" w:rsidRPr="0050155E">
        <w:rPr>
          <w:rFonts w:ascii="Times New Roman" w:hAnsi="Times New Roman" w:cs="Times New Roman"/>
          <w:lang w:val="en-US"/>
        </w:rPr>
        <w:t>động</w:t>
      </w:r>
      <w:proofErr w:type="spellEnd"/>
      <w:r w:rsidR="00067DCE" w:rsidRPr="0050155E">
        <w:rPr>
          <w:rFonts w:ascii="Times New Roman" w:hAnsi="Times New Roman" w:cs="Times New Roman"/>
          <w:lang w:val="en-US"/>
        </w:rPr>
        <w:t>.</w:t>
      </w:r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này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chỉ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hiệu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quả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5540" w:rsidRPr="0050155E">
        <w:rPr>
          <w:rFonts w:ascii="Times New Roman" w:hAnsi="Times New Roman" w:cs="Times New Roman"/>
          <w:lang w:val="en-US"/>
        </w:rPr>
        <w:t>khi</w:t>
      </w:r>
      <w:proofErr w:type="spellEnd"/>
      <w:r w:rsidR="004C5540" w:rsidRPr="0050155E">
        <w:rPr>
          <w:rFonts w:ascii="Times New Roman" w:hAnsi="Times New Roman" w:cs="Times New Roman"/>
          <w:lang w:val="en-US"/>
        </w:rPr>
        <w:t xml:space="preserve">: </w:t>
      </w:r>
    </w:p>
    <w:p w14:paraId="509FCC62" w14:textId="134EA660" w:rsidR="004C5540" w:rsidRPr="0050155E" w:rsidRDefault="00FE6BB4" w:rsidP="004C55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mạng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tạm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thời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5BE868E7" w14:textId="230A5E88" w:rsidR="00FE6BB4" w:rsidRPr="0050155E" w:rsidRDefault="002938AF" w:rsidP="004C55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có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thể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khắc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phục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nhanh</w:t>
      </w:r>
      <w:proofErr w:type="spellEnd"/>
      <w:r w:rsidRPr="0050155E">
        <w:rPr>
          <w:rFonts w:ascii="Times New Roman" w:hAnsi="Times New Roman" w:cs="Times New Roman"/>
          <w:lang w:val="en-US"/>
        </w:rPr>
        <w:t>.</w:t>
      </w:r>
    </w:p>
    <w:p w14:paraId="12841A55" w14:textId="54E054A3" w:rsidR="00B658E7" w:rsidRPr="0050155E" w:rsidRDefault="00B658E7" w:rsidP="00B658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50155E">
        <w:rPr>
          <w:rFonts w:ascii="Times New Roman" w:hAnsi="Times New Roman" w:cs="Times New Roman"/>
          <w:lang w:val="en-US"/>
        </w:rPr>
        <w:lastRenderedPageBreak/>
        <w:t xml:space="preserve">Ta </w:t>
      </w:r>
      <w:proofErr w:type="spellStart"/>
      <w:r w:rsidRPr="0050155E">
        <w:rPr>
          <w:rFonts w:ascii="Times New Roman" w:hAnsi="Times New Roman" w:cs="Times New Roman"/>
          <w:lang w:val="en-US"/>
        </w:rPr>
        <w:t>nên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tránh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ứng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báo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lỗi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quá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nhanh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tới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người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việc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này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có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thể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làm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giảm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trải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nghiệm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của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người</w:t>
      </w:r>
      <w:proofErr w:type="spellEnd"/>
      <w:r w:rsidR="00D733EE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33EE" w:rsidRPr="0050155E">
        <w:rPr>
          <w:rFonts w:ascii="Times New Roman" w:hAnsi="Times New Roman" w:cs="Times New Roman"/>
          <w:lang w:val="en-US"/>
        </w:rPr>
        <w:t>dùng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Để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cơ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retry, ta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có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="00EE7E93" w:rsidRPr="0050155E">
        <w:rPr>
          <w:rFonts w:ascii="Times New Roman" w:hAnsi="Times New Roman" w:cs="Times New Roman"/>
          <w:lang w:val="en-US"/>
        </w:rPr>
        <w:t>cách</w:t>
      </w:r>
      <w:proofErr w:type="spellEnd"/>
      <w:r w:rsidR="00EE7E93" w:rsidRPr="0050155E">
        <w:rPr>
          <w:rFonts w:ascii="Times New Roman" w:hAnsi="Times New Roman" w:cs="Times New Roman"/>
          <w:lang w:val="en-US"/>
        </w:rPr>
        <w:t>:</w:t>
      </w:r>
    </w:p>
    <w:p w14:paraId="6F5D9D57" w14:textId="5C16A2D0" w:rsidR="00EE7E93" w:rsidRPr="0050155E" w:rsidRDefault="00774854" w:rsidP="00EE7E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Sử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dụng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gói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Dio Smart Retry </w:t>
      </w:r>
      <w:proofErr w:type="spellStart"/>
      <w:r w:rsidRPr="0050155E">
        <w:rPr>
          <w:rFonts w:ascii="Times New Roman" w:hAnsi="Times New Roman" w:cs="Times New Roman"/>
          <w:lang w:val="en-US"/>
        </w:rPr>
        <w:t>được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xây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dựng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sẵn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0155E">
        <w:rPr>
          <w:rFonts w:ascii="Times New Roman" w:hAnsi="Times New Roman" w:cs="Times New Roman"/>
          <w:lang w:val="en-US"/>
        </w:rPr>
        <w:t>dễ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dàng</w:t>
      </w:r>
      <w:proofErr w:type="spellEnd"/>
      <w:r w:rsidRPr="0050155E">
        <w:rPr>
          <w:rFonts w:ascii="Times New Roman" w:hAnsi="Times New Roman" w:cs="Times New Roman"/>
          <w:lang w:val="en-US"/>
        </w:rPr>
        <w:t>).</w:t>
      </w:r>
    </w:p>
    <w:p w14:paraId="139A1B13" w14:textId="41AD0AD2" w:rsidR="002D735C" w:rsidRPr="0050155E" w:rsidRDefault="002D735C" w:rsidP="00EE7E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50155E">
        <w:rPr>
          <w:rFonts w:ascii="Times New Roman" w:hAnsi="Times New Roman" w:cs="Times New Roman"/>
          <w:lang w:val="en-US"/>
        </w:rPr>
        <w:t>Tự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xây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dựng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cơ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chế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retry </w:t>
      </w:r>
      <w:proofErr w:type="spellStart"/>
      <w:r w:rsidRPr="0050155E">
        <w:rPr>
          <w:rFonts w:ascii="Times New Roman" w:hAnsi="Times New Roman" w:cs="Times New Roman"/>
          <w:lang w:val="en-US"/>
        </w:rPr>
        <w:t>từ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0155E">
        <w:rPr>
          <w:rFonts w:ascii="Times New Roman" w:hAnsi="Times New Roman" w:cs="Times New Roman"/>
          <w:lang w:val="en-US"/>
        </w:rPr>
        <w:t>lớp</w:t>
      </w:r>
      <w:proofErr w:type="spellEnd"/>
      <w:r w:rsidRPr="0050155E">
        <w:rPr>
          <w:rFonts w:ascii="Times New Roman" w:hAnsi="Times New Roman" w:cs="Times New Roman"/>
          <w:lang w:val="en-US"/>
        </w:rPr>
        <w:t xml:space="preserve"> Interceptor.</w:t>
      </w:r>
    </w:p>
    <w:p w14:paraId="5825388F" w14:textId="288F4BB8" w:rsidR="008016DA" w:rsidRPr="006F1DDA" w:rsidRDefault="006F1DDA" w:rsidP="006F1D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6F1DDA">
        <w:rPr>
          <w:rFonts w:ascii="Times New Roman" w:hAnsi="Times New Roman" w:cs="Times New Roman"/>
          <w:lang w:val="en-US"/>
        </w:rPr>
        <w:t>Để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có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thể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sử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dụng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cơ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chế</w:t>
      </w:r>
      <w:proofErr w:type="spellEnd"/>
      <w:r>
        <w:rPr>
          <w:rFonts w:ascii="Times New Roman" w:hAnsi="Times New Roman" w:cs="Times New Roman"/>
          <w:lang w:val="en-US"/>
        </w:rPr>
        <w:t xml:space="preserve"> retry </w:t>
      </w:r>
      <w:proofErr w:type="spellStart"/>
      <w:r>
        <w:rPr>
          <w:rFonts w:ascii="Times New Roman" w:hAnsi="Times New Roman" w:cs="Times New Roman"/>
          <w:lang w:val="en-US"/>
        </w:rPr>
        <w:t>từ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gói</w:t>
      </w:r>
      <w:proofErr w:type="spellEnd"/>
      <w:r>
        <w:rPr>
          <w:rFonts w:ascii="Times New Roman" w:hAnsi="Times New Roman" w:cs="Times New Roman"/>
          <w:lang w:val="en-US"/>
        </w:rPr>
        <w:t xml:space="preserve"> Dio Smart Retry.</w:t>
      </w:r>
    </w:p>
    <w:p w14:paraId="5A218104" w14:textId="394B3A25" w:rsidR="008016DA" w:rsidRDefault="008016DA" w:rsidP="006F1D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proofErr w:type="spellStart"/>
      <w:r w:rsidRPr="006F1DDA">
        <w:rPr>
          <w:rFonts w:ascii="Times New Roman" w:hAnsi="Times New Roman" w:cs="Times New Roman"/>
          <w:lang w:val="en-US"/>
        </w:rPr>
        <w:t>Đầu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tiên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ta </w:t>
      </w:r>
      <w:proofErr w:type="spellStart"/>
      <w:r w:rsidRPr="006F1DDA">
        <w:rPr>
          <w:rFonts w:ascii="Times New Roman" w:hAnsi="Times New Roman" w:cs="Times New Roman"/>
          <w:lang w:val="en-US"/>
        </w:rPr>
        <w:t>cần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thêm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gói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r w:rsidR="005B1872" w:rsidRPr="006F1DDA">
        <w:rPr>
          <w:rFonts w:ascii="Times New Roman" w:hAnsi="Times New Roman" w:cs="Times New Roman"/>
          <w:lang w:val="en-US"/>
        </w:rPr>
        <w:t xml:space="preserve">Dio Smart Retry </w:t>
      </w:r>
      <w:proofErr w:type="spellStart"/>
      <w:r w:rsidR="005B1872" w:rsidRPr="006F1DDA">
        <w:rPr>
          <w:rFonts w:ascii="Times New Roman" w:hAnsi="Times New Roman" w:cs="Times New Roman"/>
          <w:lang w:val="en-US"/>
        </w:rPr>
        <w:t>vào</w:t>
      </w:r>
      <w:proofErr w:type="spellEnd"/>
      <w:r w:rsidR="005B1872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F1DDA" w:rsidRPr="006F1DDA">
        <w:rPr>
          <w:rFonts w:ascii="Times New Roman" w:hAnsi="Times New Roman" w:cs="Times New Roman"/>
          <w:lang w:val="en-US"/>
        </w:rPr>
        <w:t>pubspec</w:t>
      </w:r>
      <w:proofErr w:type="spellEnd"/>
      <w:r w:rsidR="006F1DDA" w:rsidRPr="006F1DD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4D425A" w:rsidRPr="006F1DDA">
        <w:rPr>
          <w:rFonts w:ascii="Times New Roman" w:hAnsi="Times New Roman" w:cs="Times New Roman"/>
          <w:lang w:val="en-US"/>
        </w:rPr>
        <w:t>yaml</w:t>
      </w:r>
      <w:proofErr w:type="spellEnd"/>
      <w:r w:rsidR="004D425A" w:rsidRPr="006F1DDA">
        <w:rPr>
          <w:rFonts w:ascii="Times New Roman" w:hAnsi="Times New Roman" w:cs="Times New Roman"/>
          <w:lang w:val="en-US"/>
        </w:rPr>
        <w:t>:</w:t>
      </w:r>
    </w:p>
    <w:p w14:paraId="0AA17FE8" w14:textId="77777777" w:rsidR="006F1DDA" w:rsidRPr="006F1DDA" w:rsidRDefault="006F1DDA" w:rsidP="006F1DDA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425A" w14:paraId="198BE7EA" w14:textId="77777777" w:rsidTr="004D425A">
        <w:tc>
          <w:tcPr>
            <w:tcW w:w="9350" w:type="dxa"/>
          </w:tcPr>
          <w:p w14:paraId="5A26B21D" w14:textId="580BDADB" w:rsidR="004D425A" w:rsidRDefault="00D43CE4" w:rsidP="006F1DDA">
            <w:pPr>
              <w:jc w:val="center"/>
              <w:rPr>
                <w:lang w:val="en-US"/>
              </w:rPr>
            </w:pPr>
            <w:r w:rsidRPr="00D43CE4">
              <w:rPr>
                <w:noProof/>
                <w:lang w:val="en-US"/>
              </w:rPr>
              <w:drawing>
                <wp:inline distT="0" distB="0" distL="0" distR="0" wp14:anchorId="59D7DA53" wp14:editId="0B2A4643">
                  <wp:extent cx="4665136" cy="560422"/>
                  <wp:effectExtent l="0" t="0" r="2540" b="0"/>
                  <wp:docPr id="122880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80400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63" cy="56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F64EA" w14:textId="77777777" w:rsidR="004D425A" w:rsidRDefault="004D425A" w:rsidP="004D425A">
      <w:pPr>
        <w:rPr>
          <w:lang w:val="en-US"/>
        </w:rPr>
      </w:pPr>
    </w:p>
    <w:p w14:paraId="5BF3C661" w14:textId="3C3B2F58" w:rsidR="00183FAA" w:rsidRDefault="00183FAA" w:rsidP="006F1D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6F1DDA">
        <w:rPr>
          <w:rFonts w:ascii="Times New Roman" w:hAnsi="Times New Roman" w:cs="Times New Roman"/>
          <w:lang w:val="en-US"/>
        </w:rPr>
        <w:t xml:space="preserve">Sau </w:t>
      </w:r>
      <w:proofErr w:type="spellStart"/>
      <w:r w:rsidRPr="006F1DDA">
        <w:rPr>
          <w:rFonts w:ascii="Times New Roman" w:hAnsi="Times New Roman" w:cs="Times New Roman"/>
          <w:lang w:val="en-US"/>
        </w:rPr>
        <w:t>đó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1DDA">
        <w:rPr>
          <w:rFonts w:ascii="Times New Roman" w:hAnsi="Times New Roman" w:cs="Times New Roman"/>
          <w:lang w:val="en-US"/>
        </w:rPr>
        <w:t>trong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chương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trình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của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1DDA">
        <w:rPr>
          <w:rFonts w:ascii="Times New Roman" w:hAnsi="Times New Roman" w:cs="Times New Roman"/>
          <w:lang w:val="en-US"/>
        </w:rPr>
        <w:t>mình</w:t>
      </w:r>
      <w:proofErr w:type="spellEnd"/>
      <w:r w:rsidRPr="006F1DDA">
        <w:rPr>
          <w:rFonts w:ascii="Times New Roman" w:hAnsi="Times New Roman" w:cs="Times New Roman"/>
          <w:lang w:val="en-US"/>
        </w:rPr>
        <w:t xml:space="preserve">, ta </w:t>
      </w:r>
      <w:proofErr w:type="spellStart"/>
      <w:r w:rsidR="003F5713" w:rsidRPr="006F1DDA">
        <w:rPr>
          <w:rFonts w:ascii="Times New Roman" w:hAnsi="Times New Roman" w:cs="Times New Roman"/>
          <w:lang w:val="en-US"/>
        </w:rPr>
        <w:t>khai</w:t>
      </w:r>
      <w:proofErr w:type="spellEnd"/>
      <w:r w:rsidR="003F5713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5713" w:rsidRPr="006F1DDA">
        <w:rPr>
          <w:rFonts w:ascii="Times New Roman" w:hAnsi="Times New Roman" w:cs="Times New Roman"/>
          <w:lang w:val="en-US"/>
        </w:rPr>
        <w:t>báo</w:t>
      </w:r>
      <w:proofErr w:type="spellEnd"/>
      <w:r w:rsidR="003F5713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5713" w:rsidRPr="006F1DDA">
        <w:rPr>
          <w:rFonts w:ascii="Times New Roman" w:hAnsi="Times New Roman" w:cs="Times New Roman"/>
          <w:lang w:val="en-US"/>
        </w:rPr>
        <w:t>thư</w:t>
      </w:r>
      <w:proofErr w:type="spellEnd"/>
      <w:r w:rsidR="003F5713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F5713" w:rsidRPr="006F1DDA">
        <w:rPr>
          <w:rFonts w:ascii="Times New Roman" w:hAnsi="Times New Roman" w:cs="Times New Roman"/>
          <w:lang w:val="en-US"/>
        </w:rPr>
        <w:t>viện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0394E" w:rsidRPr="006F1DDA">
        <w:rPr>
          <w:rFonts w:ascii="Times New Roman" w:hAnsi="Times New Roman" w:cs="Times New Roman"/>
          <w:lang w:val="en-US"/>
        </w:rPr>
        <w:t>và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0394E" w:rsidRPr="006F1DDA">
        <w:rPr>
          <w:rFonts w:ascii="Times New Roman" w:hAnsi="Times New Roman" w:cs="Times New Roman"/>
          <w:lang w:val="en-US"/>
        </w:rPr>
        <w:t>sử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0394E" w:rsidRPr="006F1DDA">
        <w:rPr>
          <w:rFonts w:ascii="Times New Roman" w:hAnsi="Times New Roman" w:cs="Times New Roman"/>
          <w:lang w:val="en-US"/>
        </w:rPr>
        <w:t>dụng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0394E" w:rsidRPr="006F1DDA">
        <w:rPr>
          <w:rFonts w:ascii="Times New Roman" w:hAnsi="Times New Roman" w:cs="Times New Roman"/>
          <w:lang w:val="en-US"/>
        </w:rPr>
        <w:t>như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0394E" w:rsidRPr="006F1DDA">
        <w:rPr>
          <w:rFonts w:ascii="Times New Roman" w:hAnsi="Times New Roman" w:cs="Times New Roman"/>
          <w:lang w:val="en-US"/>
        </w:rPr>
        <w:t>sau</w:t>
      </w:r>
      <w:proofErr w:type="spellEnd"/>
      <w:r w:rsidR="00E0394E" w:rsidRPr="006F1DDA">
        <w:rPr>
          <w:rFonts w:ascii="Times New Roman" w:hAnsi="Times New Roman" w:cs="Times New Roman"/>
          <w:lang w:val="en-US"/>
        </w:rPr>
        <w:t xml:space="preserve">: </w:t>
      </w:r>
    </w:p>
    <w:p w14:paraId="5A266738" w14:textId="77777777" w:rsidR="006F1DDA" w:rsidRPr="006F1DDA" w:rsidRDefault="006F1DDA" w:rsidP="006F1DDA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713" w14:paraId="53CB8C14" w14:textId="77777777" w:rsidTr="003F5713">
        <w:tc>
          <w:tcPr>
            <w:tcW w:w="9350" w:type="dxa"/>
          </w:tcPr>
          <w:p w14:paraId="57041CA3" w14:textId="0516FA28" w:rsidR="003F5713" w:rsidRDefault="00E0394E" w:rsidP="006F1DDA">
            <w:pPr>
              <w:jc w:val="center"/>
              <w:rPr>
                <w:lang w:val="en-US"/>
              </w:rPr>
            </w:pPr>
            <w:r w:rsidRPr="00E0394E">
              <w:rPr>
                <w:noProof/>
                <w:lang w:val="en-US"/>
              </w:rPr>
              <w:drawing>
                <wp:inline distT="0" distB="0" distL="0" distR="0" wp14:anchorId="5D878C66" wp14:editId="7537DD01">
                  <wp:extent cx="4987924" cy="1786599"/>
                  <wp:effectExtent l="0" t="0" r="3810" b="4445"/>
                  <wp:docPr id="2109003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00324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005" cy="1789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BAACE" w14:textId="77777777" w:rsidR="00045F1B" w:rsidRDefault="00045F1B" w:rsidP="003F5713">
      <w:pPr>
        <w:rPr>
          <w:lang w:val="en-US"/>
        </w:rPr>
      </w:pPr>
    </w:p>
    <w:p w14:paraId="4ACAC9FD" w14:textId="3429EE33" w:rsidR="00362373" w:rsidRDefault="00362373" w:rsidP="00246FEA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lang w:val="en-US"/>
        </w:rPr>
      </w:pPr>
      <w:bookmarkStart w:id="13" w:name="_Toc212470528"/>
      <w:r w:rsidRPr="4F29D841">
        <w:rPr>
          <w:rFonts w:ascii="Times New Roman" w:hAnsi="Times New Roman" w:cs="Times New Roman"/>
          <w:b/>
          <w:bCs/>
          <w:lang w:val="en-US"/>
        </w:rPr>
        <w:t xml:space="preserve">Tài </w:t>
      </w:r>
      <w:proofErr w:type="spellStart"/>
      <w:r w:rsidRPr="4F29D841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4F29D84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4F29D841">
        <w:rPr>
          <w:rFonts w:ascii="Times New Roman" w:hAnsi="Times New Roman" w:cs="Times New Roman"/>
          <w:b/>
          <w:bCs/>
          <w:lang w:val="en-US"/>
        </w:rPr>
        <w:t>tham</w:t>
      </w:r>
      <w:proofErr w:type="spellEnd"/>
      <w:r w:rsidRPr="4F29D84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4F29D841">
        <w:rPr>
          <w:rFonts w:ascii="Times New Roman" w:hAnsi="Times New Roman" w:cs="Times New Roman"/>
          <w:b/>
          <w:bCs/>
          <w:lang w:val="en-US"/>
        </w:rPr>
        <w:t>khảo</w:t>
      </w:r>
      <w:proofErr w:type="spellEnd"/>
      <w:r w:rsidRPr="4F29D841">
        <w:rPr>
          <w:rFonts w:ascii="Times New Roman" w:hAnsi="Times New Roman" w:cs="Times New Roman"/>
          <w:b/>
          <w:bCs/>
          <w:lang w:val="en-US"/>
        </w:rPr>
        <w:t>.</w:t>
      </w:r>
      <w:bookmarkEnd w:id="13"/>
    </w:p>
    <w:p w14:paraId="066B8E65" w14:textId="10E6D402" w:rsidR="4F29D841" w:rsidRDefault="4F29D841" w:rsidP="4F29D841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5BCD89A5" w14:textId="71B0563D" w:rsidR="00783478" w:rsidRPr="008B5EDE" w:rsidRDefault="00362373" w:rsidP="4F29D841">
      <w:pPr>
        <w:jc w:val="both"/>
        <w:rPr>
          <w:rFonts w:ascii="Times New Roman" w:hAnsi="Times New Roman" w:cs="Times New Roman"/>
          <w:lang w:val="en-US"/>
        </w:rPr>
      </w:pPr>
      <w:r w:rsidRPr="4F29D841">
        <w:rPr>
          <w:rFonts w:ascii="Times New Roman" w:hAnsi="Times New Roman" w:cs="Times New Roman"/>
          <w:lang w:val="en-US"/>
        </w:rPr>
        <w:t xml:space="preserve">[1] </w:t>
      </w:r>
      <w:r w:rsidR="00660D8F" w:rsidRPr="4F29D841">
        <w:rPr>
          <w:rFonts w:ascii="Times New Roman" w:hAnsi="Times New Roman" w:cs="Times New Roman"/>
          <w:lang w:val="en-US"/>
        </w:rPr>
        <w:t xml:space="preserve">Nguyễn Duy Nhật Viễn, </w:t>
      </w:r>
      <w:r w:rsidR="4906558B" w:rsidRPr="4F29D841">
        <w:rPr>
          <w:rFonts w:ascii="Times New Roman" w:hAnsi="Times New Roman" w:cs="Times New Roman"/>
          <w:lang w:val="en-US"/>
        </w:rPr>
        <w:t xml:space="preserve">slide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môn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học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lập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trình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đa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nền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4906558B" w:rsidRPr="4F29D841">
        <w:rPr>
          <w:rFonts w:ascii="Times New Roman" w:hAnsi="Times New Roman" w:cs="Times New Roman"/>
          <w:lang w:val="en-US"/>
        </w:rPr>
        <w:t>tảng</w:t>
      </w:r>
      <w:proofErr w:type="spellEnd"/>
      <w:r w:rsidR="4906558B" w:rsidRPr="4F29D841">
        <w:rPr>
          <w:rFonts w:ascii="Times New Roman" w:hAnsi="Times New Roman" w:cs="Times New Roman"/>
          <w:lang w:val="en-US"/>
        </w:rPr>
        <w:t>.</w:t>
      </w:r>
    </w:p>
    <w:p w14:paraId="72098F0C" w14:textId="189CEDEB" w:rsidR="00783478" w:rsidRPr="008B5EDE" w:rsidRDefault="4906558B" w:rsidP="4F29D841">
      <w:pPr>
        <w:jc w:val="both"/>
        <w:rPr>
          <w:rFonts w:ascii="Times New Roman" w:hAnsi="Times New Roman" w:cs="Times New Roman"/>
          <w:lang w:val="en-US"/>
        </w:rPr>
      </w:pPr>
      <w:r w:rsidRPr="4F29D841">
        <w:rPr>
          <w:rFonts w:ascii="Times New Roman" w:hAnsi="Times New Roman" w:cs="Times New Roman"/>
          <w:lang w:val="en-US"/>
        </w:rPr>
        <w:t>[2] Rap Payne, Beg</w:t>
      </w:r>
      <w:r w:rsidR="40ED467C" w:rsidRPr="4F29D841">
        <w:rPr>
          <w:rFonts w:ascii="Times New Roman" w:hAnsi="Times New Roman" w:cs="Times New Roman"/>
          <w:lang w:val="en-US"/>
        </w:rPr>
        <w:t>inning App Development with Flutter.</w:t>
      </w:r>
    </w:p>
    <w:p w14:paraId="49C8D1D8" w14:textId="40245267" w:rsidR="40ED467C" w:rsidRDefault="40ED467C" w:rsidP="4F29D841">
      <w:pPr>
        <w:jc w:val="both"/>
        <w:rPr>
          <w:rFonts w:ascii="Times New Roman" w:eastAsia="Times New Roman" w:hAnsi="Times New Roman" w:cs="Times New Roman"/>
        </w:rPr>
      </w:pPr>
      <w:r w:rsidRPr="4F29D841">
        <w:rPr>
          <w:rFonts w:ascii="Times New Roman" w:hAnsi="Times New Roman" w:cs="Times New Roman"/>
          <w:lang w:val="it-IT"/>
        </w:rPr>
        <w:t xml:space="preserve">[3] </w:t>
      </w:r>
      <w:r w:rsidR="03637889" w:rsidRPr="4F29D841">
        <w:rPr>
          <w:rFonts w:ascii="Times New Roman" w:hAnsi="Times New Roman" w:cs="Times New Roman"/>
          <w:lang w:val="it-IT"/>
        </w:rPr>
        <w:t>Pub dev</w:t>
      </w:r>
      <w:r w:rsidRPr="4F29D841">
        <w:rPr>
          <w:rFonts w:ascii="Times New Roman" w:hAnsi="Times New Roman" w:cs="Times New Roman"/>
          <w:lang w:val="it-IT"/>
        </w:rPr>
        <w:t xml:space="preserve">, dio </w:t>
      </w:r>
      <w:r w:rsidR="749565B5" w:rsidRPr="4F29D841">
        <w:rPr>
          <w:rFonts w:ascii="Times New Roman" w:hAnsi="Times New Roman" w:cs="Times New Roman"/>
          <w:lang w:val="it-IT"/>
        </w:rPr>
        <w:t xml:space="preserve">5.9.0. </w:t>
      </w:r>
      <w:hyperlink r:id="rId51">
        <w:r w:rsidR="749565B5" w:rsidRPr="4F29D841">
          <w:rPr>
            <w:rStyle w:val="Hyperlink"/>
            <w:rFonts w:ascii="Times New Roman" w:hAnsi="Times New Roman" w:cs="Times New Roman"/>
            <w:lang w:val="it-IT"/>
          </w:rPr>
          <w:t>https://pub.dev/packages/dio</w:t>
        </w:r>
      </w:hyperlink>
    </w:p>
    <w:p w14:paraId="4BDF995E" w14:textId="3A5FC52A" w:rsidR="749565B5" w:rsidRDefault="749565B5" w:rsidP="4F29D841">
      <w:pPr>
        <w:jc w:val="both"/>
        <w:rPr>
          <w:rFonts w:ascii="Times New Roman" w:eastAsia="Times New Roman" w:hAnsi="Times New Roman" w:cs="Times New Roman"/>
        </w:rPr>
      </w:pPr>
      <w:r w:rsidRPr="4F29D841">
        <w:rPr>
          <w:rFonts w:ascii="Times New Roman" w:eastAsia="Times New Roman" w:hAnsi="Times New Roman" w:cs="Times New Roman"/>
          <w:lang w:val="en-US"/>
        </w:rPr>
        <w:t xml:space="preserve">[4] </w:t>
      </w:r>
      <w:r w:rsidR="68CFE471" w:rsidRPr="4F29D841">
        <w:rPr>
          <w:rFonts w:ascii="Times New Roman" w:eastAsia="Times New Roman" w:hAnsi="Times New Roman" w:cs="Times New Roman"/>
          <w:lang w:val="en-US"/>
        </w:rPr>
        <w:t xml:space="preserve">Pub dev, </w:t>
      </w:r>
      <w:proofErr w:type="spellStart"/>
      <w:r w:rsidR="68CFE471" w:rsidRPr="4F29D841">
        <w:rPr>
          <w:rFonts w:ascii="Times New Roman" w:eastAsia="Times New Roman" w:hAnsi="Times New Roman" w:cs="Times New Roman"/>
          <w:lang w:val="en-US"/>
        </w:rPr>
        <w:t>dio_smart_retry</w:t>
      </w:r>
      <w:proofErr w:type="spellEnd"/>
      <w:r w:rsidR="68CFE471" w:rsidRPr="4F29D841">
        <w:rPr>
          <w:rFonts w:ascii="Times New Roman" w:eastAsia="Times New Roman" w:hAnsi="Times New Roman" w:cs="Times New Roman"/>
          <w:lang w:val="en-US"/>
        </w:rPr>
        <w:t xml:space="preserve"> 7.0.1, </w:t>
      </w:r>
      <w:hyperlink r:id="rId52">
        <w:r w:rsidR="68CFE471" w:rsidRPr="4F29D841">
          <w:rPr>
            <w:rStyle w:val="Hyperlink"/>
            <w:rFonts w:ascii="Times New Roman" w:eastAsia="Times New Roman" w:hAnsi="Times New Roman" w:cs="Times New Roman"/>
            <w:lang w:val="en-US"/>
          </w:rPr>
          <w:t>https://pub.dev/packages/dio_smart_retry</w:t>
        </w:r>
      </w:hyperlink>
    </w:p>
    <w:p w14:paraId="4B1FC3A8" w14:textId="5090E120" w:rsidR="68CFE471" w:rsidRDefault="68CFE471" w:rsidP="4F29D841">
      <w:pPr>
        <w:jc w:val="both"/>
        <w:rPr>
          <w:rFonts w:ascii="Times New Roman" w:eastAsia="Times New Roman" w:hAnsi="Times New Roman" w:cs="Times New Roman"/>
          <w:lang w:val="en-US"/>
        </w:rPr>
      </w:pPr>
      <w:r w:rsidRPr="4F29D841">
        <w:rPr>
          <w:rFonts w:ascii="Times New Roman" w:eastAsia="Times New Roman" w:hAnsi="Times New Roman" w:cs="Times New Roman"/>
          <w:lang w:val="en-US"/>
        </w:rPr>
        <w:t xml:space="preserve">[5] Pub dev, http 1.5.0, </w:t>
      </w:r>
      <w:hyperlink r:id="rId53">
        <w:r w:rsidRPr="4F29D841">
          <w:rPr>
            <w:rStyle w:val="Hyperlink"/>
            <w:rFonts w:ascii="Times New Roman" w:eastAsia="Times New Roman" w:hAnsi="Times New Roman" w:cs="Times New Roman"/>
            <w:lang w:val="en-US"/>
          </w:rPr>
          <w:t>https://pub.dev/packages/http</w:t>
        </w:r>
      </w:hyperlink>
    </w:p>
    <w:p w14:paraId="70B3882B" w14:textId="18C53B31" w:rsidR="4E431E66" w:rsidRDefault="4E431E66" w:rsidP="4F29D841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4F29D841">
        <w:rPr>
          <w:rFonts w:ascii="Times New Roman" w:eastAsia="Times New Roman" w:hAnsi="Times New Roman" w:cs="Times New Roman"/>
          <w:lang w:val="en-US"/>
        </w:rPr>
        <w:t xml:space="preserve">[6] </w:t>
      </w:r>
      <w:r w:rsidR="513E9B3C" w:rsidRPr="4F29D841">
        <w:rPr>
          <w:rFonts w:ascii="Times New Roman" w:eastAsia="Times New Roman" w:hAnsi="Times New Roman" w:cs="Times New Roman"/>
          <w:lang w:val="en-US"/>
        </w:rPr>
        <w:t>Khang Ho, blog:</w:t>
      </w:r>
      <w:r w:rsidR="513E9B3C" w:rsidRPr="4F29D84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="513E9B3C" w:rsidRPr="4F29D84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Making HTTP Requests in Flutter with Dio: A Step-by-Step Tutorial, </w:t>
      </w:r>
      <w:hyperlink r:id="rId54">
        <w:r w:rsidR="513E9B3C" w:rsidRPr="4F29D841">
          <w:rPr>
            <w:rStyle w:val="Hyperlink"/>
            <w:rFonts w:ascii="Times New Roman" w:eastAsia="Times New Roman" w:hAnsi="Times New Roman" w:cs="Times New Roman"/>
            <w:lang w:val="en-US"/>
          </w:rPr>
          <w:t>https://reliasoftware.com/blog/dio-flutter-for-making-http-requests</w:t>
        </w:r>
      </w:hyperlink>
    </w:p>
    <w:p w14:paraId="200609FA" w14:textId="5302AE32" w:rsidR="513E9B3C" w:rsidRDefault="513E9B3C" w:rsidP="4F29D841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4F29D84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[7] </w:t>
      </w:r>
      <w:proofErr w:type="spellStart"/>
      <w:r w:rsidRPr="4F29D841">
        <w:rPr>
          <w:rFonts w:ascii="Times New Roman" w:eastAsia="Times New Roman" w:hAnsi="Times New Roman" w:cs="Times New Roman"/>
          <w:color w:val="000000" w:themeColor="text1"/>
          <w:lang w:val="en-US"/>
        </w:rPr>
        <w:t>tillitsdone</w:t>
      </w:r>
      <w:proofErr w:type="spellEnd"/>
      <w:r w:rsidRPr="4F29D841">
        <w:rPr>
          <w:rFonts w:ascii="Times New Roman" w:eastAsia="Times New Roman" w:hAnsi="Times New Roman" w:cs="Times New Roman"/>
          <w:color w:val="000000" w:themeColor="text1"/>
          <w:lang w:val="en-US"/>
        </w:rPr>
        <w:t>, blog: Error Handling with Dio in Flutter Apps</w:t>
      </w:r>
      <w:r w:rsidR="05C0A4FF" w:rsidRPr="4F29D84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hyperlink r:id="rId55">
        <w:r w:rsidR="05C0A4FF" w:rsidRPr="4F29D841">
          <w:rPr>
            <w:rStyle w:val="Hyperlink"/>
            <w:rFonts w:ascii="Times New Roman" w:eastAsia="Times New Roman" w:hAnsi="Times New Roman" w:cs="Times New Roman"/>
            <w:lang w:val="en-US"/>
          </w:rPr>
          <w:t>https://tillitsdone.com/blogs/error-handling-with-dio-flutter/</w:t>
        </w:r>
      </w:hyperlink>
    </w:p>
    <w:p w14:paraId="75D7A338" w14:textId="0B08EDCF" w:rsidR="4F29D841" w:rsidRDefault="002A58AE" w:rsidP="4F29D841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>[8]</w:t>
      </w:r>
      <w:proofErr w:type="spellStart"/>
      <w:r w:rsidR="003A53AD">
        <w:rPr>
          <w:rFonts w:ascii="Times New Roman" w:eastAsia="Times New Roman" w:hAnsi="Times New Roman" w:cs="Times New Roman"/>
          <w:color w:val="000000" w:themeColor="text1"/>
          <w:lang w:val="en-US"/>
        </w:rPr>
        <w:t>Viblo</w:t>
      </w:r>
      <w:proofErr w:type="spellEnd"/>
      <w:r w:rsidR="003A53AD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 </w:t>
      </w:r>
      <w:hyperlink r:id="rId56" w:history="1">
        <w:r w:rsidR="003A53AD" w:rsidRPr="003A53AD">
          <w:rPr>
            <w:rStyle w:val="Hyperlink"/>
            <w:rFonts w:ascii="Times New Roman" w:eastAsia="Times New Roman" w:hAnsi="Times New Roman" w:cs="Times New Roman"/>
            <w:lang w:val="en-US"/>
          </w:rPr>
          <w:t>https://viblo.asia/p/dio-flutter-tim-hieu-ve-interceptor-trong-dio-va-trien-khai-co-che-authentication-018J2vzqJYK</w:t>
        </w:r>
      </w:hyperlink>
    </w:p>
    <w:p w14:paraId="5582D48E" w14:textId="2C1C9C91" w:rsidR="4F29D841" w:rsidRDefault="003A53AD" w:rsidP="4F29D841">
      <w:pPr>
        <w:shd w:val="clear" w:color="auto" w:fill="FFFFFF" w:themeFill="background1"/>
        <w:spacing w:after="240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en-US"/>
        </w:rPr>
        <w:t>[9]</w:t>
      </w:r>
      <w:r w:rsidR="00735F0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Auth in Flutter with Dio: </w:t>
      </w:r>
      <w:hyperlink r:id="rId57" w:history="1">
        <w:r w:rsidR="00735F00" w:rsidRPr="00735F00">
          <w:rPr>
            <w:rStyle w:val="Hyperlink"/>
            <w:rFonts w:ascii="Times New Roman" w:eastAsia="Times New Roman" w:hAnsi="Times New Roman" w:cs="Times New Roman"/>
            <w:lang w:val="en-US"/>
          </w:rPr>
          <w:t>https://dev.to/7twilight/mastering-auth-in-flutter-with-dio-from-simple-access-tokens-to-a-refresh-flow-27cf</w:t>
        </w:r>
      </w:hyperlink>
      <w:r w:rsidR="008A6CD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5E2A41DC" w14:textId="31DABC53" w:rsidR="4F29D841" w:rsidRDefault="4F29D841" w:rsidP="4F29D841">
      <w:pPr>
        <w:rPr>
          <w:rFonts w:ascii="Times New Roman" w:eastAsia="Times New Roman" w:hAnsi="Times New Roman" w:cs="Times New Roman"/>
          <w:lang w:val="en-US"/>
        </w:rPr>
      </w:pPr>
    </w:p>
    <w:p w14:paraId="09A6A903" w14:textId="773BB5FF" w:rsidR="4F29D841" w:rsidRDefault="4F29D841" w:rsidP="4F29D841">
      <w:pPr>
        <w:rPr>
          <w:rFonts w:ascii="Times New Roman" w:eastAsia="Times New Roman" w:hAnsi="Times New Roman" w:cs="Times New Roman"/>
          <w:lang w:val="en-US"/>
        </w:rPr>
      </w:pPr>
    </w:p>
    <w:p w14:paraId="2780E274" w14:textId="174BF1EC" w:rsidR="003F5713" w:rsidRDefault="003F5713" w:rsidP="003F5713">
      <w:pPr>
        <w:rPr>
          <w:rFonts w:ascii="Times New Roman" w:hAnsi="Times New Roman" w:cs="Times New Roman"/>
          <w:lang w:val="en-US"/>
        </w:rPr>
      </w:pPr>
    </w:p>
    <w:sectPr w:rsidR="003F5713">
      <w:foot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D399" w14:textId="77777777" w:rsidR="00791007" w:rsidRDefault="00791007" w:rsidP="000E3686">
      <w:r>
        <w:separator/>
      </w:r>
    </w:p>
  </w:endnote>
  <w:endnote w:type="continuationSeparator" w:id="0">
    <w:p w14:paraId="7510BCF7" w14:textId="77777777" w:rsidR="00791007" w:rsidRDefault="00791007" w:rsidP="000E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8CB4" w14:textId="77777777" w:rsidR="0059012B" w:rsidRDefault="0059012B">
    <w:pPr>
      <w:pStyle w:val="Footer"/>
      <w:jc w:val="center"/>
    </w:pPr>
  </w:p>
  <w:p w14:paraId="63ACC99A" w14:textId="77777777" w:rsidR="0059012B" w:rsidRDefault="005901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2A96" w14:textId="77777777" w:rsidR="0059012B" w:rsidRDefault="0059012B">
    <w:pPr>
      <w:pStyle w:val="Footer"/>
      <w:jc w:val="center"/>
    </w:pPr>
  </w:p>
  <w:p w14:paraId="5A48712A" w14:textId="77777777" w:rsidR="0059012B" w:rsidRDefault="005901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F613" w14:textId="77777777" w:rsidR="0059012B" w:rsidRDefault="0059012B">
    <w:pPr>
      <w:pStyle w:val="Footer"/>
      <w:jc w:val="center"/>
    </w:pPr>
  </w:p>
  <w:p w14:paraId="3D99EC1A" w14:textId="77777777" w:rsidR="0059012B" w:rsidRDefault="005901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B386" w14:textId="77777777" w:rsidR="0059012B" w:rsidRDefault="0059012B">
    <w:pPr>
      <w:pStyle w:val="Footer"/>
      <w:jc w:val="center"/>
    </w:pPr>
  </w:p>
  <w:p w14:paraId="4F18CC28" w14:textId="77777777" w:rsidR="0059012B" w:rsidRDefault="0059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B73B" w14:textId="77777777" w:rsidR="00791007" w:rsidRDefault="00791007" w:rsidP="000E3686">
      <w:r>
        <w:separator/>
      </w:r>
    </w:p>
  </w:footnote>
  <w:footnote w:type="continuationSeparator" w:id="0">
    <w:p w14:paraId="247E2EF2" w14:textId="77777777" w:rsidR="00791007" w:rsidRDefault="00791007" w:rsidP="000E3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D2CD7" w14:textId="77777777" w:rsidR="0059012B" w:rsidRDefault="005901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509"/>
    <w:multiLevelType w:val="hybridMultilevel"/>
    <w:tmpl w:val="C4CEB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A4E38"/>
    <w:multiLevelType w:val="hybridMultilevel"/>
    <w:tmpl w:val="C2F48A9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F01B1"/>
    <w:multiLevelType w:val="hybridMultilevel"/>
    <w:tmpl w:val="9D7AF184"/>
    <w:lvl w:ilvl="0" w:tplc="89341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C118DE"/>
    <w:multiLevelType w:val="hybridMultilevel"/>
    <w:tmpl w:val="48E864D8"/>
    <w:lvl w:ilvl="0" w:tplc="52B45C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B1749"/>
    <w:multiLevelType w:val="hybridMultilevel"/>
    <w:tmpl w:val="FFA4F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604B1"/>
    <w:multiLevelType w:val="hybridMultilevel"/>
    <w:tmpl w:val="2D4AE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0461"/>
    <w:multiLevelType w:val="hybridMultilevel"/>
    <w:tmpl w:val="2F844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92B79"/>
    <w:multiLevelType w:val="hybridMultilevel"/>
    <w:tmpl w:val="0E0AF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9768F2"/>
    <w:multiLevelType w:val="hybridMultilevel"/>
    <w:tmpl w:val="2F844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55A15"/>
    <w:multiLevelType w:val="hybridMultilevel"/>
    <w:tmpl w:val="156646BC"/>
    <w:lvl w:ilvl="0" w:tplc="2B107E2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C01CFD"/>
    <w:multiLevelType w:val="hybridMultilevel"/>
    <w:tmpl w:val="D444B52C"/>
    <w:lvl w:ilvl="0" w:tplc="F1A4A2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504C89"/>
    <w:multiLevelType w:val="hybridMultilevel"/>
    <w:tmpl w:val="9BFEF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E4206"/>
    <w:multiLevelType w:val="hybridMultilevel"/>
    <w:tmpl w:val="B3F69350"/>
    <w:lvl w:ilvl="0" w:tplc="DF16E45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E2D8A"/>
    <w:multiLevelType w:val="hybridMultilevel"/>
    <w:tmpl w:val="CE6804F8"/>
    <w:lvl w:ilvl="0" w:tplc="1570F1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704FD"/>
    <w:multiLevelType w:val="hybridMultilevel"/>
    <w:tmpl w:val="93F48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038BF"/>
    <w:multiLevelType w:val="hybridMultilevel"/>
    <w:tmpl w:val="356E0890"/>
    <w:lvl w:ilvl="0" w:tplc="756A01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17564">
    <w:abstractNumId w:val="3"/>
  </w:num>
  <w:num w:numId="2" w16cid:durableId="1638796448">
    <w:abstractNumId w:val="9"/>
  </w:num>
  <w:num w:numId="3" w16cid:durableId="1592618426">
    <w:abstractNumId w:val="12"/>
  </w:num>
  <w:num w:numId="4" w16cid:durableId="2044089576">
    <w:abstractNumId w:val="13"/>
  </w:num>
  <w:num w:numId="5" w16cid:durableId="754520487">
    <w:abstractNumId w:val="0"/>
  </w:num>
  <w:num w:numId="6" w16cid:durableId="1825047936">
    <w:abstractNumId w:val="15"/>
  </w:num>
  <w:num w:numId="7" w16cid:durableId="1983925876">
    <w:abstractNumId w:val="10"/>
  </w:num>
  <w:num w:numId="8" w16cid:durableId="776214849">
    <w:abstractNumId w:val="5"/>
  </w:num>
  <w:num w:numId="9" w16cid:durableId="838883892">
    <w:abstractNumId w:val="2"/>
  </w:num>
  <w:num w:numId="10" w16cid:durableId="187527712">
    <w:abstractNumId w:val="6"/>
  </w:num>
  <w:num w:numId="11" w16cid:durableId="35664320">
    <w:abstractNumId w:val="1"/>
  </w:num>
  <w:num w:numId="12" w16cid:durableId="1295647009">
    <w:abstractNumId w:val="8"/>
  </w:num>
  <w:num w:numId="13" w16cid:durableId="672343601">
    <w:abstractNumId w:val="11"/>
  </w:num>
  <w:num w:numId="14" w16cid:durableId="334379797">
    <w:abstractNumId w:val="14"/>
  </w:num>
  <w:num w:numId="15" w16cid:durableId="2023045847">
    <w:abstractNumId w:val="7"/>
  </w:num>
  <w:num w:numId="16" w16cid:durableId="1897348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BC"/>
    <w:rsid w:val="00004697"/>
    <w:rsid w:val="000102CE"/>
    <w:rsid w:val="0001654F"/>
    <w:rsid w:val="00021B5B"/>
    <w:rsid w:val="00024A69"/>
    <w:rsid w:val="00025642"/>
    <w:rsid w:val="00031FA0"/>
    <w:rsid w:val="00034960"/>
    <w:rsid w:val="000379A8"/>
    <w:rsid w:val="00045F1B"/>
    <w:rsid w:val="00047FCA"/>
    <w:rsid w:val="00052A45"/>
    <w:rsid w:val="00054B4F"/>
    <w:rsid w:val="00054EBF"/>
    <w:rsid w:val="0005552A"/>
    <w:rsid w:val="00056727"/>
    <w:rsid w:val="00057A08"/>
    <w:rsid w:val="00060664"/>
    <w:rsid w:val="00067DCE"/>
    <w:rsid w:val="00073A44"/>
    <w:rsid w:val="00074056"/>
    <w:rsid w:val="00074D0E"/>
    <w:rsid w:val="000976CB"/>
    <w:rsid w:val="000A00BD"/>
    <w:rsid w:val="000A0DD2"/>
    <w:rsid w:val="000A18BA"/>
    <w:rsid w:val="000A3766"/>
    <w:rsid w:val="000A49C5"/>
    <w:rsid w:val="000C2F59"/>
    <w:rsid w:val="000C7AF9"/>
    <w:rsid w:val="000D2BAF"/>
    <w:rsid w:val="000D5E3B"/>
    <w:rsid w:val="000D7A7F"/>
    <w:rsid w:val="000E3686"/>
    <w:rsid w:val="000F05B5"/>
    <w:rsid w:val="000F0A4A"/>
    <w:rsid w:val="000F3EC8"/>
    <w:rsid w:val="000F5D51"/>
    <w:rsid w:val="00103CAC"/>
    <w:rsid w:val="00117B47"/>
    <w:rsid w:val="001235CB"/>
    <w:rsid w:val="00126011"/>
    <w:rsid w:val="00134637"/>
    <w:rsid w:val="00134981"/>
    <w:rsid w:val="00135A81"/>
    <w:rsid w:val="0013734B"/>
    <w:rsid w:val="00137629"/>
    <w:rsid w:val="00141EE3"/>
    <w:rsid w:val="0014348D"/>
    <w:rsid w:val="00144155"/>
    <w:rsid w:val="001462BA"/>
    <w:rsid w:val="00146F47"/>
    <w:rsid w:val="001569EB"/>
    <w:rsid w:val="00164B08"/>
    <w:rsid w:val="001702DD"/>
    <w:rsid w:val="00173E07"/>
    <w:rsid w:val="00175FC2"/>
    <w:rsid w:val="00181CC6"/>
    <w:rsid w:val="00182A08"/>
    <w:rsid w:val="00183FAA"/>
    <w:rsid w:val="00185E26"/>
    <w:rsid w:val="0019091C"/>
    <w:rsid w:val="00190AB6"/>
    <w:rsid w:val="00195258"/>
    <w:rsid w:val="00196B21"/>
    <w:rsid w:val="00196C1B"/>
    <w:rsid w:val="00197A82"/>
    <w:rsid w:val="001A0A18"/>
    <w:rsid w:val="001A4345"/>
    <w:rsid w:val="001A4BBC"/>
    <w:rsid w:val="001B693E"/>
    <w:rsid w:val="001B7E88"/>
    <w:rsid w:val="001C254C"/>
    <w:rsid w:val="001C50A1"/>
    <w:rsid w:val="001D1D44"/>
    <w:rsid w:val="001D3C37"/>
    <w:rsid w:val="001D7A7F"/>
    <w:rsid w:val="001F0E97"/>
    <w:rsid w:val="001F3FA5"/>
    <w:rsid w:val="001F7A69"/>
    <w:rsid w:val="0020044C"/>
    <w:rsid w:val="00201960"/>
    <w:rsid w:val="00204305"/>
    <w:rsid w:val="002119F5"/>
    <w:rsid w:val="00213BC5"/>
    <w:rsid w:val="00214926"/>
    <w:rsid w:val="00214DC8"/>
    <w:rsid w:val="002151B1"/>
    <w:rsid w:val="00220D38"/>
    <w:rsid w:val="002211FD"/>
    <w:rsid w:val="0022433D"/>
    <w:rsid w:val="00224E2A"/>
    <w:rsid w:val="0023116D"/>
    <w:rsid w:val="0023319A"/>
    <w:rsid w:val="00234491"/>
    <w:rsid w:val="0023513C"/>
    <w:rsid w:val="0023596A"/>
    <w:rsid w:val="00241F8D"/>
    <w:rsid w:val="00246A76"/>
    <w:rsid w:val="00246FEA"/>
    <w:rsid w:val="002475DB"/>
    <w:rsid w:val="00254133"/>
    <w:rsid w:val="00265687"/>
    <w:rsid w:val="00273DEC"/>
    <w:rsid w:val="00273FE7"/>
    <w:rsid w:val="00274ED5"/>
    <w:rsid w:val="00276007"/>
    <w:rsid w:val="002812BD"/>
    <w:rsid w:val="002827F8"/>
    <w:rsid w:val="00282E9F"/>
    <w:rsid w:val="002837FF"/>
    <w:rsid w:val="00283D38"/>
    <w:rsid w:val="00286779"/>
    <w:rsid w:val="00286A4F"/>
    <w:rsid w:val="002906F5"/>
    <w:rsid w:val="0029230F"/>
    <w:rsid w:val="002938AF"/>
    <w:rsid w:val="00293963"/>
    <w:rsid w:val="00295ACF"/>
    <w:rsid w:val="00296A1E"/>
    <w:rsid w:val="00297464"/>
    <w:rsid w:val="002A004A"/>
    <w:rsid w:val="002A58AE"/>
    <w:rsid w:val="002A59FB"/>
    <w:rsid w:val="002A6A40"/>
    <w:rsid w:val="002A6D65"/>
    <w:rsid w:val="002A7C0C"/>
    <w:rsid w:val="002B09A7"/>
    <w:rsid w:val="002B72BC"/>
    <w:rsid w:val="002C09AD"/>
    <w:rsid w:val="002C19B3"/>
    <w:rsid w:val="002C1FBA"/>
    <w:rsid w:val="002C38E3"/>
    <w:rsid w:val="002C4595"/>
    <w:rsid w:val="002D2EFB"/>
    <w:rsid w:val="002D51A8"/>
    <w:rsid w:val="002D735C"/>
    <w:rsid w:val="002E46A5"/>
    <w:rsid w:val="002F08DB"/>
    <w:rsid w:val="002F50A2"/>
    <w:rsid w:val="003006B3"/>
    <w:rsid w:val="00300B57"/>
    <w:rsid w:val="0030329C"/>
    <w:rsid w:val="00305CDE"/>
    <w:rsid w:val="00307D9C"/>
    <w:rsid w:val="00310DC5"/>
    <w:rsid w:val="00311BB6"/>
    <w:rsid w:val="003129AD"/>
    <w:rsid w:val="00335464"/>
    <w:rsid w:val="003432AB"/>
    <w:rsid w:val="00344BF6"/>
    <w:rsid w:val="003512D1"/>
    <w:rsid w:val="00354A80"/>
    <w:rsid w:val="00355A94"/>
    <w:rsid w:val="0035638F"/>
    <w:rsid w:val="00356D18"/>
    <w:rsid w:val="0036221C"/>
    <w:rsid w:val="00362373"/>
    <w:rsid w:val="00364123"/>
    <w:rsid w:val="00364819"/>
    <w:rsid w:val="00366632"/>
    <w:rsid w:val="003714ED"/>
    <w:rsid w:val="00371983"/>
    <w:rsid w:val="00373637"/>
    <w:rsid w:val="00374E6D"/>
    <w:rsid w:val="00376820"/>
    <w:rsid w:val="00384F1E"/>
    <w:rsid w:val="00385233"/>
    <w:rsid w:val="003902C6"/>
    <w:rsid w:val="0039106D"/>
    <w:rsid w:val="00392AE1"/>
    <w:rsid w:val="003942BE"/>
    <w:rsid w:val="00394360"/>
    <w:rsid w:val="003A1B67"/>
    <w:rsid w:val="003A3E65"/>
    <w:rsid w:val="003A53AD"/>
    <w:rsid w:val="003A62B7"/>
    <w:rsid w:val="003B05D3"/>
    <w:rsid w:val="003B34BA"/>
    <w:rsid w:val="003C2CAE"/>
    <w:rsid w:val="003D1DAA"/>
    <w:rsid w:val="003D1E9B"/>
    <w:rsid w:val="003D24F7"/>
    <w:rsid w:val="003D3983"/>
    <w:rsid w:val="003D7D60"/>
    <w:rsid w:val="003E3782"/>
    <w:rsid w:val="003E7A25"/>
    <w:rsid w:val="003E7EB6"/>
    <w:rsid w:val="003F0905"/>
    <w:rsid w:val="003F28AC"/>
    <w:rsid w:val="003F5713"/>
    <w:rsid w:val="003F681A"/>
    <w:rsid w:val="003F7E01"/>
    <w:rsid w:val="00400DA2"/>
    <w:rsid w:val="00402B35"/>
    <w:rsid w:val="0040354C"/>
    <w:rsid w:val="004042D6"/>
    <w:rsid w:val="004063CA"/>
    <w:rsid w:val="00406E3C"/>
    <w:rsid w:val="00410986"/>
    <w:rsid w:val="00410F64"/>
    <w:rsid w:val="004207E5"/>
    <w:rsid w:val="00421739"/>
    <w:rsid w:val="004231CF"/>
    <w:rsid w:val="004270BA"/>
    <w:rsid w:val="004303B7"/>
    <w:rsid w:val="00430A54"/>
    <w:rsid w:val="0043561B"/>
    <w:rsid w:val="00435DA0"/>
    <w:rsid w:val="0044183D"/>
    <w:rsid w:val="00445683"/>
    <w:rsid w:val="00445FBB"/>
    <w:rsid w:val="00450103"/>
    <w:rsid w:val="0045220F"/>
    <w:rsid w:val="00455271"/>
    <w:rsid w:val="00456203"/>
    <w:rsid w:val="0046257F"/>
    <w:rsid w:val="0046324B"/>
    <w:rsid w:val="0046596E"/>
    <w:rsid w:val="00470441"/>
    <w:rsid w:val="00476908"/>
    <w:rsid w:val="00482C31"/>
    <w:rsid w:val="004855A0"/>
    <w:rsid w:val="0048735F"/>
    <w:rsid w:val="004A434D"/>
    <w:rsid w:val="004B3837"/>
    <w:rsid w:val="004B46A2"/>
    <w:rsid w:val="004C4C25"/>
    <w:rsid w:val="004C524E"/>
    <w:rsid w:val="004C5540"/>
    <w:rsid w:val="004C6CDA"/>
    <w:rsid w:val="004D425A"/>
    <w:rsid w:val="004D4C07"/>
    <w:rsid w:val="004F0315"/>
    <w:rsid w:val="004F1485"/>
    <w:rsid w:val="004F37AC"/>
    <w:rsid w:val="0050155E"/>
    <w:rsid w:val="00503714"/>
    <w:rsid w:val="00504D04"/>
    <w:rsid w:val="005065D2"/>
    <w:rsid w:val="0051036F"/>
    <w:rsid w:val="005128EE"/>
    <w:rsid w:val="00513739"/>
    <w:rsid w:val="00513EE5"/>
    <w:rsid w:val="00515A15"/>
    <w:rsid w:val="00515EA7"/>
    <w:rsid w:val="00525F23"/>
    <w:rsid w:val="005263FB"/>
    <w:rsid w:val="005275C1"/>
    <w:rsid w:val="0053029C"/>
    <w:rsid w:val="005316DC"/>
    <w:rsid w:val="00535D73"/>
    <w:rsid w:val="005454A8"/>
    <w:rsid w:val="00545543"/>
    <w:rsid w:val="00550748"/>
    <w:rsid w:val="00552215"/>
    <w:rsid w:val="005530DF"/>
    <w:rsid w:val="005563BE"/>
    <w:rsid w:val="00563889"/>
    <w:rsid w:val="00563ACD"/>
    <w:rsid w:val="005677C1"/>
    <w:rsid w:val="005737F7"/>
    <w:rsid w:val="00573EED"/>
    <w:rsid w:val="005740EC"/>
    <w:rsid w:val="0057498F"/>
    <w:rsid w:val="00582CF8"/>
    <w:rsid w:val="0059012B"/>
    <w:rsid w:val="00590A51"/>
    <w:rsid w:val="005917F5"/>
    <w:rsid w:val="0059297A"/>
    <w:rsid w:val="005966A2"/>
    <w:rsid w:val="005A04DD"/>
    <w:rsid w:val="005A2DD4"/>
    <w:rsid w:val="005A5484"/>
    <w:rsid w:val="005A5B65"/>
    <w:rsid w:val="005B1536"/>
    <w:rsid w:val="005B1872"/>
    <w:rsid w:val="005B1BD5"/>
    <w:rsid w:val="005B1E51"/>
    <w:rsid w:val="005C0E85"/>
    <w:rsid w:val="005C349E"/>
    <w:rsid w:val="005C3E2A"/>
    <w:rsid w:val="005C46A1"/>
    <w:rsid w:val="005D235C"/>
    <w:rsid w:val="005D3043"/>
    <w:rsid w:val="005E281B"/>
    <w:rsid w:val="005E3FEF"/>
    <w:rsid w:val="005E41BD"/>
    <w:rsid w:val="005E734E"/>
    <w:rsid w:val="005F0015"/>
    <w:rsid w:val="005F5DB2"/>
    <w:rsid w:val="005F69C3"/>
    <w:rsid w:val="005F7477"/>
    <w:rsid w:val="0060249B"/>
    <w:rsid w:val="006046D2"/>
    <w:rsid w:val="006064FD"/>
    <w:rsid w:val="006109D9"/>
    <w:rsid w:val="00611115"/>
    <w:rsid w:val="006111D1"/>
    <w:rsid w:val="00613295"/>
    <w:rsid w:val="00614AC8"/>
    <w:rsid w:val="0061676C"/>
    <w:rsid w:val="00621C31"/>
    <w:rsid w:val="006265D9"/>
    <w:rsid w:val="00650204"/>
    <w:rsid w:val="006519BF"/>
    <w:rsid w:val="0065713F"/>
    <w:rsid w:val="00660D8F"/>
    <w:rsid w:val="006614B2"/>
    <w:rsid w:val="0066450B"/>
    <w:rsid w:val="006650FD"/>
    <w:rsid w:val="006655B9"/>
    <w:rsid w:val="0067426E"/>
    <w:rsid w:val="00676345"/>
    <w:rsid w:val="00681F6B"/>
    <w:rsid w:val="006854F6"/>
    <w:rsid w:val="006878D4"/>
    <w:rsid w:val="00693A68"/>
    <w:rsid w:val="00693C8F"/>
    <w:rsid w:val="00695040"/>
    <w:rsid w:val="00697805"/>
    <w:rsid w:val="00697C9B"/>
    <w:rsid w:val="006A0533"/>
    <w:rsid w:val="006A1B94"/>
    <w:rsid w:val="006A4454"/>
    <w:rsid w:val="006B135B"/>
    <w:rsid w:val="006B22DA"/>
    <w:rsid w:val="006B4F2F"/>
    <w:rsid w:val="006B52B5"/>
    <w:rsid w:val="006B7DF8"/>
    <w:rsid w:val="006C6647"/>
    <w:rsid w:val="006D0C8E"/>
    <w:rsid w:val="006D1F87"/>
    <w:rsid w:val="006D2D81"/>
    <w:rsid w:val="006D7325"/>
    <w:rsid w:val="006E05B8"/>
    <w:rsid w:val="006E379E"/>
    <w:rsid w:val="006F1DDA"/>
    <w:rsid w:val="006F2F97"/>
    <w:rsid w:val="006F7467"/>
    <w:rsid w:val="006F7A2F"/>
    <w:rsid w:val="007027D4"/>
    <w:rsid w:val="007043BC"/>
    <w:rsid w:val="0070505A"/>
    <w:rsid w:val="00705D35"/>
    <w:rsid w:val="00713E6D"/>
    <w:rsid w:val="00723B8C"/>
    <w:rsid w:val="00724A0F"/>
    <w:rsid w:val="007251C7"/>
    <w:rsid w:val="00727FB1"/>
    <w:rsid w:val="00735F00"/>
    <w:rsid w:val="00740AB2"/>
    <w:rsid w:val="0075536B"/>
    <w:rsid w:val="0075585B"/>
    <w:rsid w:val="007615E7"/>
    <w:rsid w:val="00765921"/>
    <w:rsid w:val="007664FC"/>
    <w:rsid w:val="00767932"/>
    <w:rsid w:val="00774854"/>
    <w:rsid w:val="0077627E"/>
    <w:rsid w:val="00776BD6"/>
    <w:rsid w:val="007808E3"/>
    <w:rsid w:val="00783478"/>
    <w:rsid w:val="0078592A"/>
    <w:rsid w:val="00791007"/>
    <w:rsid w:val="00794247"/>
    <w:rsid w:val="007949D4"/>
    <w:rsid w:val="007A52B7"/>
    <w:rsid w:val="007A6769"/>
    <w:rsid w:val="007A6894"/>
    <w:rsid w:val="007B09BC"/>
    <w:rsid w:val="007B26C4"/>
    <w:rsid w:val="007C3349"/>
    <w:rsid w:val="007C3C93"/>
    <w:rsid w:val="007C4902"/>
    <w:rsid w:val="007C4B6A"/>
    <w:rsid w:val="007C7E82"/>
    <w:rsid w:val="007D4291"/>
    <w:rsid w:val="007D4F86"/>
    <w:rsid w:val="007D79E1"/>
    <w:rsid w:val="007E2F4B"/>
    <w:rsid w:val="007E507B"/>
    <w:rsid w:val="007E61D2"/>
    <w:rsid w:val="007F54AB"/>
    <w:rsid w:val="008012B6"/>
    <w:rsid w:val="008016DA"/>
    <w:rsid w:val="00806240"/>
    <w:rsid w:val="008064BC"/>
    <w:rsid w:val="00810A13"/>
    <w:rsid w:val="008110A5"/>
    <w:rsid w:val="00815E7C"/>
    <w:rsid w:val="0082072D"/>
    <w:rsid w:val="008210A2"/>
    <w:rsid w:val="008210F8"/>
    <w:rsid w:val="00831483"/>
    <w:rsid w:val="00831F1F"/>
    <w:rsid w:val="00834275"/>
    <w:rsid w:val="00837F93"/>
    <w:rsid w:val="008448E1"/>
    <w:rsid w:val="008558C1"/>
    <w:rsid w:val="008600A8"/>
    <w:rsid w:val="00860E01"/>
    <w:rsid w:val="00861926"/>
    <w:rsid w:val="008774C4"/>
    <w:rsid w:val="0088089B"/>
    <w:rsid w:val="00884C3F"/>
    <w:rsid w:val="00885346"/>
    <w:rsid w:val="008855CF"/>
    <w:rsid w:val="0088582E"/>
    <w:rsid w:val="00891308"/>
    <w:rsid w:val="008920FE"/>
    <w:rsid w:val="00893654"/>
    <w:rsid w:val="008A6CD1"/>
    <w:rsid w:val="008A702A"/>
    <w:rsid w:val="008A7927"/>
    <w:rsid w:val="008B57E5"/>
    <w:rsid w:val="008B5EDE"/>
    <w:rsid w:val="008C2A53"/>
    <w:rsid w:val="008C3F54"/>
    <w:rsid w:val="008C6616"/>
    <w:rsid w:val="008D6453"/>
    <w:rsid w:val="008E0E6C"/>
    <w:rsid w:val="008E6B37"/>
    <w:rsid w:val="008E769D"/>
    <w:rsid w:val="00903FC6"/>
    <w:rsid w:val="00905AF8"/>
    <w:rsid w:val="00905C66"/>
    <w:rsid w:val="009070B3"/>
    <w:rsid w:val="00913FD6"/>
    <w:rsid w:val="00914470"/>
    <w:rsid w:val="00936E32"/>
    <w:rsid w:val="0094047F"/>
    <w:rsid w:val="0094117A"/>
    <w:rsid w:val="00941819"/>
    <w:rsid w:val="00945F64"/>
    <w:rsid w:val="009512E3"/>
    <w:rsid w:val="00951D7E"/>
    <w:rsid w:val="009555E0"/>
    <w:rsid w:val="0096201E"/>
    <w:rsid w:val="00963A03"/>
    <w:rsid w:val="00963D62"/>
    <w:rsid w:val="00966E97"/>
    <w:rsid w:val="0097259C"/>
    <w:rsid w:val="009734F0"/>
    <w:rsid w:val="009762B1"/>
    <w:rsid w:val="009835D8"/>
    <w:rsid w:val="0098721B"/>
    <w:rsid w:val="009900D7"/>
    <w:rsid w:val="00991D97"/>
    <w:rsid w:val="00992176"/>
    <w:rsid w:val="00992899"/>
    <w:rsid w:val="00996D1A"/>
    <w:rsid w:val="00997C53"/>
    <w:rsid w:val="009A1C2A"/>
    <w:rsid w:val="009A3C05"/>
    <w:rsid w:val="009A6BB6"/>
    <w:rsid w:val="009A7894"/>
    <w:rsid w:val="009B0D51"/>
    <w:rsid w:val="009C4DEB"/>
    <w:rsid w:val="009D322E"/>
    <w:rsid w:val="009D4B1E"/>
    <w:rsid w:val="009D7A46"/>
    <w:rsid w:val="009E00AF"/>
    <w:rsid w:val="009E02B0"/>
    <w:rsid w:val="009E5BA2"/>
    <w:rsid w:val="009F1963"/>
    <w:rsid w:val="009F29DF"/>
    <w:rsid w:val="009F7868"/>
    <w:rsid w:val="00A0279F"/>
    <w:rsid w:val="00A0483C"/>
    <w:rsid w:val="00A06704"/>
    <w:rsid w:val="00A128B4"/>
    <w:rsid w:val="00A1569B"/>
    <w:rsid w:val="00A17D02"/>
    <w:rsid w:val="00A24881"/>
    <w:rsid w:val="00A25363"/>
    <w:rsid w:val="00A278E2"/>
    <w:rsid w:val="00A31170"/>
    <w:rsid w:val="00A339F4"/>
    <w:rsid w:val="00A454B7"/>
    <w:rsid w:val="00A4568E"/>
    <w:rsid w:val="00A50854"/>
    <w:rsid w:val="00A51A5C"/>
    <w:rsid w:val="00A52CEB"/>
    <w:rsid w:val="00A53A13"/>
    <w:rsid w:val="00A55AEB"/>
    <w:rsid w:val="00A56752"/>
    <w:rsid w:val="00A62635"/>
    <w:rsid w:val="00A639BC"/>
    <w:rsid w:val="00A66784"/>
    <w:rsid w:val="00A67124"/>
    <w:rsid w:val="00A6723E"/>
    <w:rsid w:val="00A81BE7"/>
    <w:rsid w:val="00A82FAD"/>
    <w:rsid w:val="00A83B24"/>
    <w:rsid w:val="00A84194"/>
    <w:rsid w:val="00A85001"/>
    <w:rsid w:val="00A91A40"/>
    <w:rsid w:val="00A91E58"/>
    <w:rsid w:val="00A91E6A"/>
    <w:rsid w:val="00AA0502"/>
    <w:rsid w:val="00AA14B4"/>
    <w:rsid w:val="00AA1B37"/>
    <w:rsid w:val="00AA62CD"/>
    <w:rsid w:val="00AB2799"/>
    <w:rsid w:val="00AB2B04"/>
    <w:rsid w:val="00AC270F"/>
    <w:rsid w:val="00AC346B"/>
    <w:rsid w:val="00AC35E7"/>
    <w:rsid w:val="00AC61E9"/>
    <w:rsid w:val="00AD086B"/>
    <w:rsid w:val="00AD2954"/>
    <w:rsid w:val="00AD3655"/>
    <w:rsid w:val="00AD3AB4"/>
    <w:rsid w:val="00AD4B1C"/>
    <w:rsid w:val="00AE039B"/>
    <w:rsid w:val="00AE2E27"/>
    <w:rsid w:val="00AE2FFC"/>
    <w:rsid w:val="00AE4231"/>
    <w:rsid w:val="00AE5A00"/>
    <w:rsid w:val="00AE5F3B"/>
    <w:rsid w:val="00AF7897"/>
    <w:rsid w:val="00B02957"/>
    <w:rsid w:val="00B036BB"/>
    <w:rsid w:val="00B0399F"/>
    <w:rsid w:val="00B06813"/>
    <w:rsid w:val="00B11946"/>
    <w:rsid w:val="00B11F59"/>
    <w:rsid w:val="00B13356"/>
    <w:rsid w:val="00B14241"/>
    <w:rsid w:val="00B2294C"/>
    <w:rsid w:val="00B24310"/>
    <w:rsid w:val="00B30261"/>
    <w:rsid w:val="00B357F8"/>
    <w:rsid w:val="00B3595A"/>
    <w:rsid w:val="00B368ED"/>
    <w:rsid w:val="00B4207B"/>
    <w:rsid w:val="00B441EB"/>
    <w:rsid w:val="00B44EF4"/>
    <w:rsid w:val="00B57B27"/>
    <w:rsid w:val="00B63121"/>
    <w:rsid w:val="00B658E7"/>
    <w:rsid w:val="00B65EC8"/>
    <w:rsid w:val="00B72726"/>
    <w:rsid w:val="00B73E33"/>
    <w:rsid w:val="00B77EB7"/>
    <w:rsid w:val="00B82D15"/>
    <w:rsid w:val="00B82D75"/>
    <w:rsid w:val="00B84A64"/>
    <w:rsid w:val="00B851E8"/>
    <w:rsid w:val="00B917AF"/>
    <w:rsid w:val="00B91B48"/>
    <w:rsid w:val="00B93BC7"/>
    <w:rsid w:val="00BA557C"/>
    <w:rsid w:val="00BB31AD"/>
    <w:rsid w:val="00BC3432"/>
    <w:rsid w:val="00BC375C"/>
    <w:rsid w:val="00BD1986"/>
    <w:rsid w:val="00BE12AC"/>
    <w:rsid w:val="00BE1BEB"/>
    <w:rsid w:val="00BE460C"/>
    <w:rsid w:val="00BE6032"/>
    <w:rsid w:val="00BE6757"/>
    <w:rsid w:val="00BE7403"/>
    <w:rsid w:val="00BF131B"/>
    <w:rsid w:val="00BF21CA"/>
    <w:rsid w:val="00BF2E0F"/>
    <w:rsid w:val="00BF38B4"/>
    <w:rsid w:val="00BF4FA9"/>
    <w:rsid w:val="00BF5F6C"/>
    <w:rsid w:val="00BF788B"/>
    <w:rsid w:val="00C03896"/>
    <w:rsid w:val="00C06EA2"/>
    <w:rsid w:val="00C11175"/>
    <w:rsid w:val="00C132AE"/>
    <w:rsid w:val="00C16FB6"/>
    <w:rsid w:val="00C17BC8"/>
    <w:rsid w:val="00C20F4A"/>
    <w:rsid w:val="00C21358"/>
    <w:rsid w:val="00C247EC"/>
    <w:rsid w:val="00C311B7"/>
    <w:rsid w:val="00C37AB4"/>
    <w:rsid w:val="00C45B73"/>
    <w:rsid w:val="00C503E4"/>
    <w:rsid w:val="00C53BDE"/>
    <w:rsid w:val="00C57E48"/>
    <w:rsid w:val="00C6015E"/>
    <w:rsid w:val="00C61623"/>
    <w:rsid w:val="00C61CEE"/>
    <w:rsid w:val="00C63A22"/>
    <w:rsid w:val="00C76B2F"/>
    <w:rsid w:val="00C80034"/>
    <w:rsid w:val="00C80AB1"/>
    <w:rsid w:val="00C84110"/>
    <w:rsid w:val="00C851E3"/>
    <w:rsid w:val="00C91692"/>
    <w:rsid w:val="00C91735"/>
    <w:rsid w:val="00C9597E"/>
    <w:rsid w:val="00C9643F"/>
    <w:rsid w:val="00CA4897"/>
    <w:rsid w:val="00CA6CEA"/>
    <w:rsid w:val="00CB28EC"/>
    <w:rsid w:val="00CB4B17"/>
    <w:rsid w:val="00CB61F8"/>
    <w:rsid w:val="00CC2AFA"/>
    <w:rsid w:val="00CC467B"/>
    <w:rsid w:val="00CC5600"/>
    <w:rsid w:val="00CD1FD3"/>
    <w:rsid w:val="00CD4FC9"/>
    <w:rsid w:val="00CF65C7"/>
    <w:rsid w:val="00CF7CBC"/>
    <w:rsid w:val="00D06C6B"/>
    <w:rsid w:val="00D10AD0"/>
    <w:rsid w:val="00D13F75"/>
    <w:rsid w:val="00D15387"/>
    <w:rsid w:val="00D22F2E"/>
    <w:rsid w:val="00D27D74"/>
    <w:rsid w:val="00D4094E"/>
    <w:rsid w:val="00D4137A"/>
    <w:rsid w:val="00D4391D"/>
    <w:rsid w:val="00D43CE4"/>
    <w:rsid w:val="00D4478C"/>
    <w:rsid w:val="00D46511"/>
    <w:rsid w:val="00D507EF"/>
    <w:rsid w:val="00D517A9"/>
    <w:rsid w:val="00D60B35"/>
    <w:rsid w:val="00D61594"/>
    <w:rsid w:val="00D63F3D"/>
    <w:rsid w:val="00D65A59"/>
    <w:rsid w:val="00D67176"/>
    <w:rsid w:val="00D67E8C"/>
    <w:rsid w:val="00D72069"/>
    <w:rsid w:val="00D73291"/>
    <w:rsid w:val="00D733EE"/>
    <w:rsid w:val="00D77E78"/>
    <w:rsid w:val="00D808C4"/>
    <w:rsid w:val="00D858F3"/>
    <w:rsid w:val="00D87E18"/>
    <w:rsid w:val="00D9086E"/>
    <w:rsid w:val="00D91809"/>
    <w:rsid w:val="00D93222"/>
    <w:rsid w:val="00D9428D"/>
    <w:rsid w:val="00D96406"/>
    <w:rsid w:val="00D970FE"/>
    <w:rsid w:val="00DA0297"/>
    <w:rsid w:val="00DA1EE2"/>
    <w:rsid w:val="00DA6662"/>
    <w:rsid w:val="00DB27AB"/>
    <w:rsid w:val="00DB4AE8"/>
    <w:rsid w:val="00DC1516"/>
    <w:rsid w:val="00DD24F1"/>
    <w:rsid w:val="00DD60DA"/>
    <w:rsid w:val="00DD734F"/>
    <w:rsid w:val="00DE0B25"/>
    <w:rsid w:val="00DE65AB"/>
    <w:rsid w:val="00DE6F6D"/>
    <w:rsid w:val="00DF24CB"/>
    <w:rsid w:val="00DF35B9"/>
    <w:rsid w:val="00DF7B59"/>
    <w:rsid w:val="00E0394E"/>
    <w:rsid w:val="00E044A5"/>
    <w:rsid w:val="00E0622D"/>
    <w:rsid w:val="00E10423"/>
    <w:rsid w:val="00E12883"/>
    <w:rsid w:val="00E15379"/>
    <w:rsid w:val="00E16E59"/>
    <w:rsid w:val="00E1725D"/>
    <w:rsid w:val="00E17D97"/>
    <w:rsid w:val="00E2218D"/>
    <w:rsid w:val="00E26717"/>
    <w:rsid w:val="00E2723B"/>
    <w:rsid w:val="00E27FB2"/>
    <w:rsid w:val="00E3248D"/>
    <w:rsid w:val="00E32999"/>
    <w:rsid w:val="00E35509"/>
    <w:rsid w:val="00E375F4"/>
    <w:rsid w:val="00E41024"/>
    <w:rsid w:val="00E4136F"/>
    <w:rsid w:val="00E4518B"/>
    <w:rsid w:val="00E473E3"/>
    <w:rsid w:val="00E4782A"/>
    <w:rsid w:val="00E51D84"/>
    <w:rsid w:val="00E5529E"/>
    <w:rsid w:val="00E55458"/>
    <w:rsid w:val="00E55D1A"/>
    <w:rsid w:val="00E65094"/>
    <w:rsid w:val="00E67D47"/>
    <w:rsid w:val="00E71E35"/>
    <w:rsid w:val="00E736E4"/>
    <w:rsid w:val="00E74217"/>
    <w:rsid w:val="00E75F5C"/>
    <w:rsid w:val="00E76685"/>
    <w:rsid w:val="00E83F0D"/>
    <w:rsid w:val="00E8652E"/>
    <w:rsid w:val="00E90706"/>
    <w:rsid w:val="00E909F8"/>
    <w:rsid w:val="00E9157F"/>
    <w:rsid w:val="00E926A0"/>
    <w:rsid w:val="00E93D0D"/>
    <w:rsid w:val="00E95170"/>
    <w:rsid w:val="00E9526C"/>
    <w:rsid w:val="00E9611A"/>
    <w:rsid w:val="00EA2837"/>
    <w:rsid w:val="00EA3C23"/>
    <w:rsid w:val="00EB1C7A"/>
    <w:rsid w:val="00EB36DB"/>
    <w:rsid w:val="00EC7D5E"/>
    <w:rsid w:val="00ED0CBC"/>
    <w:rsid w:val="00ED5044"/>
    <w:rsid w:val="00ED5CA9"/>
    <w:rsid w:val="00EE7E93"/>
    <w:rsid w:val="00EF0B27"/>
    <w:rsid w:val="00EF585F"/>
    <w:rsid w:val="00EF62CE"/>
    <w:rsid w:val="00F00C97"/>
    <w:rsid w:val="00F01D4A"/>
    <w:rsid w:val="00F05B14"/>
    <w:rsid w:val="00F072FF"/>
    <w:rsid w:val="00F10E11"/>
    <w:rsid w:val="00F1186C"/>
    <w:rsid w:val="00F12638"/>
    <w:rsid w:val="00F14B09"/>
    <w:rsid w:val="00F14D16"/>
    <w:rsid w:val="00F2511D"/>
    <w:rsid w:val="00F30115"/>
    <w:rsid w:val="00F327DD"/>
    <w:rsid w:val="00F42FF4"/>
    <w:rsid w:val="00F448E5"/>
    <w:rsid w:val="00F46E48"/>
    <w:rsid w:val="00F50A77"/>
    <w:rsid w:val="00F532C3"/>
    <w:rsid w:val="00F617D1"/>
    <w:rsid w:val="00F61A45"/>
    <w:rsid w:val="00F74E91"/>
    <w:rsid w:val="00F80F15"/>
    <w:rsid w:val="00F82A41"/>
    <w:rsid w:val="00F87596"/>
    <w:rsid w:val="00F87701"/>
    <w:rsid w:val="00F87D3F"/>
    <w:rsid w:val="00F9048C"/>
    <w:rsid w:val="00F9225D"/>
    <w:rsid w:val="00F93891"/>
    <w:rsid w:val="00F94618"/>
    <w:rsid w:val="00F957D9"/>
    <w:rsid w:val="00F96075"/>
    <w:rsid w:val="00FA1F4A"/>
    <w:rsid w:val="00FA1FB3"/>
    <w:rsid w:val="00FA59FE"/>
    <w:rsid w:val="00FA6DA7"/>
    <w:rsid w:val="00FA7EC9"/>
    <w:rsid w:val="00FB0CBB"/>
    <w:rsid w:val="00FB3C5A"/>
    <w:rsid w:val="00FB7020"/>
    <w:rsid w:val="00FB7D9D"/>
    <w:rsid w:val="00FC02B0"/>
    <w:rsid w:val="00FC0E80"/>
    <w:rsid w:val="00FD6075"/>
    <w:rsid w:val="00FD7996"/>
    <w:rsid w:val="00FE1693"/>
    <w:rsid w:val="00FE5A07"/>
    <w:rsid w:val="00FE5DB8"/>
    <w:rsid w:val="00FE6BB4"/>
    <w:rsid w:val="00FE72CB"/>
    <w:rsid w:val="00FF47FC"/>
    <w:rsid w:val="00FF6F84"/>
    <w:rsid w:val="00FF7367"/>
    <w:rsid w:val="00FF7BA4"/>
    <w:rsid w:val="03637889"/>
    <w:rsid w:val="05C0A4FF"/>
    <w:rsid w:val="1202239F"/>
    <w:rsid w:val="2BFE54C3"/>
    <w:rsid w:val="3ACDCE42"/>
    <w:rsid w:val="40ED467C"/>
    <w:rsid w:val="4906558B"/>
    <w:rsid w:val="4AB92161"/>
    <w:rsid w:val="4E431E66"/>
    <w:rsid w:val="4F29D841"/>
    <w:rsid w:val="513E9B3C"/>
    <w:rsid w:val="581FEA1D"/>
    <w:rsid w:val="68CFE471"/>
    <w:rsid w:val="749565B5"/>
    <w:rsid w:val="7FD9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A3B77"/>
  <w15:chartTrackingRefBased/>
  <w15:docId w15:val="{48B15118-65A2-4CDE-90C6-C28C5B1E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12B"/>
    <w:pPr>
      <w:spacing w:after="0" w:line="240" w:lineRule="auto"/>
    </w:pPr>
    <w:rPr>
      <w:kern w:val="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BC"/>
    <w:rPr>
      <w:rFonts w:eastAsiaTheme="majorEastAsia" w:cstheme="majorBidi"/>
      <w:i/>
      <w:iCs/>
      <w:color w:val="595959" w:themeColor="text1" w:themeTint="A6"/>
      <w:kern w:val="0"/>
      <w:lang w:val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BC"/>
    <w:rPr>
      <w:rFonts w:eastAsiaTheme="majorEastAsia" w:cstheme="majorBidi"/>
      <w:color w:val="595959" w:themeColor="text1" w:themeTint="A6"/>
      <w:kern w:val="0"/>
      <w:lang w:val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BC"/>
    <w:rPr>
      <w:rFonts w:eastAsiaTheme="majorEastAsia" w:cstheme="majorBidi"/>
      <w:i/>
      <w:iCs/>
      <w:color w:val="272727" w:themeColor="text1" w:themeTint="D8"/>
      <w:kern w:val="0"/>
      <w:lang w:val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BC"/>
    <w:rPr>
      <w:rFonts w:eastAsiaTheme="majorEastAsia" w:cstheme="majorBidi"/>
      <w:color w:val="272727" w:themeColor="text1" w:themeTint="D8"/>
      <w:kern w:val="0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4B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B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12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901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012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5901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12B"/>
    <w:rPr>
      <w:kern w:val="0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01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12B"/>
    <w:rPr>
      <w:kern w:val="0"/>
      <w:lang w:val="vi-VN"/>
      <w14:ligatures w14:val="none"/>
    </w:rPr>
  </w:style>
  <w:style w:type="table" w:styleId="TableGrid">
    <w:name w:val="Table Grid"/>
    <w:basedOn w:val="TableNormal"/>
    <w:uiPriority w:val="39"/>
    <w:rsid w:val="00164B08"/>
    <w:pPr>
      <w:spacing w:after="0" w:line="240" w:lineRule="auto"/>
    </w:pPr>
    <w:tblPr/>
  </w:style>
  <w:style w:type="paragraph" w:styleId="TOCHeading">
    <w:name w:val="TOC Heading"/>
    <w:basedOn w:val="Heading1"/>
    <w:next w:val="Normal"/>
    <w:uiPriority w:val="39"/>
    <w:unhideWhenUsed/>
    <w:qFormat/>
    <w:rsid w:val="00891308"/>
    <w:pPr>
      <w:spacing w:before="240" w:after="0" w:line="259" w:lineRule="auto"/>
      <w:outlineLvl w:val="9"/>
    </w:pPr>
    <w:rPr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908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08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9" Type="http://schemas.openxmlformats.org/officeDocument/2006/relationships/image" Target="media/image18.png"/><Relationship Id="rId21" Type="http://schemas.openxmlformats.org/officeDocument/2006/relationships/customXml" Target="ink/ink1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hyperlink" Target="https://tillitsdone.com/blogs/error-handling-with-dio-flutter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customXml" Target="ink/ink5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customXml" Target="ink/ink6.xml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pub.dev/packages/http" TargetMode="External"/><Relationship Id="rId58" Type="http://schemas.openxmlformats.org/officeDocument/2006/relationships/footer" Target="footer4.xml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customXml" Target="ink/ink4.xml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hyperlink" Target="https://viblo.asia/p/dio-flutter-tim-hieu-ve-interceptor-trong-dio-va-trien-khai-co-che-authentication-018J2vzqJYK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pub.dev/packages/dio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customXml" Target="ink/ink3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0.png"/><Relationship Id="rId54" Type="http://schemas.openxmlformats.org/officeDocument/2006/relationships/hyperlink" Target="https://reliasoftware.com/blog/dio-flutter-for-making-http-request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github.com/DuyNguyen25092004/HTTP_DIO_LTDNT_2ND_REPORT" TargetMode="External"/><Relationship Id="rId23" Type="http://schemas.openxmlformats.org/officeDocument/2006/relationships/customXml" Target="ink/ink2.xml"/><Relationship Id="rId28" Type="http://schemas.openxmlformats.org/officeDocument/2006/relationships/image" Target="media/image9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hyperlink" Target="https://dev.to/7twilight/mastering-auth-in-flutter-with-dio-from-simple-access-tokens-to-a-refresh-flow-27cf%20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3.png"/><Relationship Id="rId52" Type="http://schemas.openxmlformats.org/officeDocument/2006/relationships/hyperlink" Target="https://pub.dev/packages/dio_smart_retry" TargetMode="Externa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9:28.1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24575,'0'3'0,"0"5"0,3 5 0,0 4 0,0 8 0,3 7 0,-1 6 0,2 7 0,0 6 0,1-1 0,0-1 0,0-6 0,0-8 0,-3-7 0,-1-6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9:20.72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24510,'91'665'0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9:24.7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24575,'0'3'0,"0"3"0,0 1 0,0 1 0,0 3 0,0 1 0,0 2 0,0 0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8:32.54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104 17 24575,'-2'0'0,"-4"0"0,-3 0 0,-1 0-8191</inkml:trace>
  <inkml:trace contextRef="#ctx0" brushRef="#br0" timeOffset="341.24">59 17 24575,'0'0'-8191</inkml:trace>
  <inkml:trace contextRef="#ctx0" brushRef="#br0" timeOffset="2147.88">0 16 24575,'3'0'0,"3"0"0,3 0 0,3 0 0,2 0 0,1 0 0,0 0 0,1 0 0,0 0 0,0 0 0,-1 0 0,-2-3 0,-4 0-8191</inkml:trace>
  <inkml:trace contextRef="#ctx0" brushRef="#br0" timeOffset="2984.51">165 1 24575,'0'2'0,"0"4"0,0 3 0,0 3 0,0 2 0,0 1 0,0 1 0,0 2 0,0 1 0,0-2-8191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8:49.74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24575,'3'0'0,"2"0"0,5 0 0,2 0 0,1 0 0,2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3:38:26.21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5" ma:contentTypeDescription="Create a new document." ma:contentTypeScope="" ma:versionID="c5077eda6a3565492c911332a27869c4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a11697455f1d23ef6ae862abe2bd0382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ed781-2f94-4d69-8848-7c5557f2fdc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3F4D74-7FAC-48E4-87C4-E6172828B7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975B2C-B829-49EB-BB58-82EEC229A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8E4A7A-A824-479D-A96E-CA5E649CD7F4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87ded781-2f94-4d69-8848-7c5557f2fdca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61348BE-FF80-48E0-A378-5AD79A178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2427</Words>
  <Characters>9395</Characters>
  <Application>Microsoft Office Word</Application>
  <DocSecurity>0</DocSecurity>
  <Lines>347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11608</CharactersWithSpaces>
  <SharedDoc>false</SharedDoc>
  <HLinks>
    <vt:vector size="6" baseType="variant">
      <vt:variant>
        <vt:i4>5177368</vt:i4>
      </vt:variant>
      <vt:variant>
        <vt:i4>0</vt:i4>
      </vt:variant>
      <vt:variant>
        <vt:i4>0</vt:i4>
      </vt:variant>
      <vt:variant>
        <vt:i4>5</vt:i4>
      </vt:variant>
      <vt:variant>
        <vt:lpwstr>https://github.com/DuyNguyen25092004/NetworkImage_AssetImage_Icons.git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 Nguyên</dc:creator>
  <cp:keywords/>
  <dc:description/>
  <cp:lastModifiedBy>Trần Duy Nguyên</cp:lastModifiedBy>
  <cp:revision>2</cp:revision>
  <dcterms:created xsi:type="dcterms:W3CDTF">2025-10-27T13:46:00Z</dcterms:created>
  <dcterms:modified xsi:type="dcterms:W3CDTF">2025-10-27T13:46:00Z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  <property fmtid="{D5CDD505-2E9C-101B-9397-08002B2CF9AE}" pid="3" name="GrammarlyDocumentId">
    <vt:lpwstr>04415e54-9c11-4371-b731-20defa536790</vt:lpwstr>
  </property>
</Properties>
</file>